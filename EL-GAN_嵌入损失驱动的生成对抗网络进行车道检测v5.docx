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640" w:rsidRPr="00EC389E" w:rsidRDefault="00EC389E" w:rsidP="00EC389E">
      <w:pPr>
        <w:jc w:val="center"/>
        <w:rPr>
          <w:rFonts w:ascii="Adobe Gothic Std B" w:eastAsia="Adobe Gothic Std B" w:hAnsi="Adobe Gothic Std B"/>
          <w:b/>
        </w:rPr>
      </w:pPr>
      <w:r w:rsidRPr="00EC389E">
        <w:rPr>
          <w:rFonts w:ascii="Adobe Gothic Std B" w:eastAsia="Adobe Gothic Std B" w:hAnsi="Adobe Gothic Std B"/>
          <w:b/>
        </w:rPr>
        <w:t>EL-GAN:EmbeddingLossDrivenGenerative AdversarialNetworksforLaneDetection</w:t>
      </w:r>
    </w:p>
    <w:p w:rsidR="005F3A70" w:rsidRDefault="005F3A70" w:rsidP="005F3A70">
      <w:pPr>
        <w:jc w:val="center"/>
      </w:pPr>
      <w:r>
        <w:rPr>
          <w:rFonts w:hint="eastAsia"/>
        </w:rPr>
        <w:t>作者：</w:t>
      </w:r>
      <w:r w:rsidRPr="00EC389E">
        <w:t>MohsenGhafoorian,CedricNugteren,N´oraBaka,OlafBooij,MichaelHofmann</w:t>
      </w:r>
    </w:p>
    <w:p w:rsidR="005F3A70" w:rsidRDefault="005F3A70" w:rsidP="005F3A70">
      <w:pPr>
        <w:jc w:val="center"/>
      </w:pPr>
      <w:r>
        <w:rPr>
          <w:rFonts w:hint="eastAsia"/>
        </w:rPr>
        <w:t>翻译：蒋明昊，林鑫杰</w:t>
      </w:r>
    </w:p>
    <w:p w:rsidR="00EC389E" w:rsidRPr="000D1EF6" w:rsidRDefault="00EC389E">
      <w:pPr>
        <w:rPr>
          <w:b/>
        </w:rPr>
      </w:pPr>
      <w:r w:rsidRPr="000D1EF6">
        <w:rPr>
          <w:rFonts w:hint="eastAsia"/>
          <w:b/>
        </w:rPr>
        <w:t>摘要</w:t>
      </w:r>
    </w:p>
    <w:p w:rsidR="00EC389E" w:rsidRDefault="00F645A7" w:rsidP="00EC389E">
      <w:pPr>
        <w:ind w:firstLineChars="200" w:firstLine="420"/>
      </w:pPr>
      <w:r>
        <w:rPr>
          <w:rFonts w:hint="eastAsia"/>
        </w:rPr>
        <w:t>卷积神经网络已成功应用于</w:t>
      </w:r>
      <w:ins w:id="0" w:author="jiang minhao" w:date="2019-01-01T22:09:00Z">
        <w:r w:rsidR="0015213A">
          <w:rPr>
            <w:rFonts w:hint="eastAsia"/>
          </w:rPr>
          <w:t>诸多</w:t>
        </w:r>
      </w:ins>
      <w:r w:rsidR="00FE68E7">
        <w:rPr>
          <w:rFonts w:hint="eastAsia"/>
        </w:rPr>
        <w:t>语义分割问题。然而</w:t>
      </w:r>
      <w:r w:rsidR="004F31AC" w:rsidRPr="004F31AC">
        <w:rPr>
          <w:rFonts w:hint="eastAsia"/>
        </w:rPr>
        <w:t>许多问题本质上不是</w:t>
      </w:r>
      <w:r w:rsidR="006F638E">
        <w:rPr>
          <w:rFonts w:hint="eastAsia"/>
        </w:rPr>
        <w:t>逐像素</w:t>
      </w:r>
      <w:r w:rsidR="004F31AC" w:rsidRPr="004F31AC">
        <w:rPr>
          <w:rFonts w:hint="eastAsia"/>
        </w:rPr>
        <w:t>的分类问题，</w:t>
      </w:r>
      <w:r w:rsidR="006F638E">
        <w:rPr>
          <w:rFonts w:hint="eastAsia"/>
        </w:rPr>
        <w:t>但是</w:t>
      </w:r>
      <w:r w:rsidR="000463B8">
        <w:rPr>
          <w:rFonts w:hint="eastAsia"/>
        </w:rPr>
        <w:t>仍经常被</w:t>
      </w:r>
      <w:r w:rsidR="00FE68E7">
        <w:rPr>
          <w:rFonts w:hint="eastAsia"/>
        </w:rPr>
        <w:t>当做</w:t>
      </w:r>
      <w:r w:rsidR="006F638E">
        <w:rPr>
          <w:rFonts w:hint="eastAsia"/>
        </w:rPr>
        <w:t>语义分割问题</w:t>
      </w:r>
      <w:r w:rsidR="00FE68E7">
        <w:rPr>
          <w:rFonts w:hint="eastAsia"/>
        </w:rPr>
        <w:t>来处理</w:t>
      </w:r>
      <w:r w:rsidR="004F31AC" w:rsidRPr="004F31AC">
        <w:rPr>
          <w:rFonts w:hint="eastAsia"/>
        </w:rPr>
        <w:t>。</w:t>
      </w:r>
      <w:r w:rsidR="006F638E">
        <w:rPr>
          <w:rFonts w:hint="eastAsia"/>
        </w:rPr>
        <w:t>这种不恰当的建模方式</w:t>
      </w:r>
      <w:r w:rsidR="009025D2">
        <w:rPr>
          <w:rFonts w:hint="eastAsia"/>
        </w:rPr>
        <w:t>常常</w:t>
      </w:r>
      <w:del w:id="1" w:author="jiang minhao" w:date="2019-01-01T22:04:00Z">
        <w:r w:rsidR="006F638E" w:rsidDel="00392A83">
          <w:rPr>
            <w:rFonts w:hint="eastAsia"/>
          </w:rPr>
          <w:delText>导致特定场景需要</w:delText>
        </w:r>
      </w:del>
      <w:del w:id="2" w:author="jiang minhao" w:date="2019-01-01T22:05:00Z">
        <w:r w:rsidR="006F638E" w:rsidDel="00392A83">
          <w:rPr>
            <w:rFonts w:hint="eastAsia"/>
          </w:rPr>
          <w:delText>人工设计特定模型</w:delText>
        </w:r>
      </w:del>
      <w:ins w:id="3" w:author="jiang minhao" w:date="2019-01-01T22:05:00Z">
        <w:r w:rsidR="00392A83">
          <w:rPr>
            <w:rFonts w:hint="eastAsia"/>
          </w:rPr>
          <w:t>需要人们</w:t>
        </w:r>
      </w:ins>
      <w:r w:rsidR="0009189E">
        <w:rPr>
          <w:rFonts w:hint="eastAsia"/>
        </w:rPr>
        <w:t>根据</w:t>
      </w:r>
      <w:ins w:id="4" w:author="jiang minhao" w:date="2019-01-01T22:05:00Z">
        <w:r w:rsidR="00392A83">
          <w:rPr>
            <w:rFonts w:hint="eastAsia"/>
          </w:rPr>
          <w:t>特定场景</w:t>
        </w:r>
      </w:ins>
      <w:r w:rsidR="001024A0">
        <w:rPr>
          <w:rFonts w:hint="eastAsia"/>
        </w:rPr>
        <w:t>去</w:t>
      </w:r>
      <w:ins w:id="5" w:author="jiang minhao" w:date="2019-01-01T22:05:00Z">
        <w:r w:rsidR="00392A83">
          <w:rPr>
            <w:rFonts w:hint="eastAsia"/>
          </w:rPr>
          <w:t>设计特定模型</w:t>
        </w:r>
      </w:ins>
      <w:r w:rsidR="006F638E">
        <w:rPr>
          <w:rFonts w:hint="eastAsia"/>
        </w:rPr>
        <w:t>，</w:t>
      </w:r>
      <w:r w:rsidR="0009189E">
        <w:rPr>
          <w:rFonts w:hint="eastAsia"/>
        </w:rPr>
        <w:t>另外</w:t>
      </w:r>
      <w:bookmarkStart w:id="6" w:name="_GoBack"/>
      <w:bookmarkEnd w:id="6"/>
      <w:r w:rsidR="006F638E">
        <w:rPr>
          <w:rFonts w:hint="eastAsia"/>
        </w:rPr>
        <w:t>将每个像素的概率分布转换为所需的输出</w:t>
      </w:r>
      <w:r w:rsidR="0063609E">
        <w:rPr>
          <w:rFonts w:hint="eastAsia"/>
        </w:rPr>
        <w:t>图像</w:t>
      </w:r>
      <w:r w:rsidR="006F638E">
        <w:rPr>
          <w:rFonts w:hint="eastAsia"/>
        </w:rPr>
        <w:t>也需要巨大的计算量。</w:t>
      </w:r>
      <w:r w:rsidR="004F31AC" w:rsidRPr="004F31AC">
        <w:rPr>
          <w:rFonts w:hint="eastAsia"/>
        </w:rPr>
        <w:t>生成对抗网络（</w:t>
      </w:r>
      <w:r w:rsidR="004F31AC" w:rsidRPr="004F31AC">
        <w:t>GAN</w:t>
      </w:r>
      <w:r>
        <w:t>）可</w:t>
      </w:r>
      <w:r w:rsidR="004F31AC" w:rsidRPr="004F31AC">
        <w:t>使</w:t>
      </w:r>
      <w:r>
        <w:rPr>
          <w:rFonts w:hint="eastAsia"/>
        </w:rPr>
        <w:t>得语义分割的</w:t>
      </w:r>
      <w:r>
        <w:t>输出更加真实</w:t>
      </w:r>
      <w:r>
        <w:rPr>
          <w:rFonts w:hint="eastAsia"/>
        </w:rPr>
        <w:t>、自然，并</w:t>
      </w:r>
      <w:r w:rsidR="004F31AC" w:rsidRPr="004F31AC">
        <w:t>更好地保留结构</w:t>
      </w:r>
      <w:r>
        <w:rPr>
          <w:rFonts w:hint="eastAsia"/>
        </w:rPr>
        <w:t>信息</w:t>
      </w:r>
      <w:r w:rsidR="00E142CE">
        <w:rPr>
          <w:rFonts w:hint="eastAsia"/>
        </w:rPr>
        <w:t>，降低</w:t>
      </w:r>
      <w:del w:id="7" w:author="jiang minhao" w:date="2019-01-01T22:06:00Z">
        <w:r w:rsidDel="009D52D0">
          <w:delText>，</w:delText>
        </w:r>
        <w:r w:rsidRPr="006F638E" w:rsidDel="009D52D0">
          <w:delText>从而减少</w:delText>
        </w:r>
      </w:del>
      <w:r w:rsidR="002169E4" w:rsidRPr="006F638E">
        <w:rPr>
          <w:rFonts w:hint="eastAsia"/>
        </w:rPr>
        <w:t>后</w:t>
      </w:r>
      <w:r w:rsidR="007C6535">
        <w:rPr>
          <w:rFonts w:hint="eastAsia"/>
        </w:rPr>
        <w:t>期</w:t>
      </w:r>
      <w:r w:rsidR="002169E4" w:rsidRPr="006F638E">
        <w:rPr>
          <w:rFonts w:hint="eastAsia"/>
        </w:rPr>
        <w:t>处理的复杂度</w:t>
      </w:r>
      <w:r w:rsidR="004F31AC" w:rsidRPr="006F638E">
        <w:t>。</w:t>
      </w:r>
      <w:r w:rsidR="002169E4" w:rsidRPr="006F638E">
        <w:rPr>
          <w:rFonts w:hint="eastAsia"/>
        </w:rPr>
        <w:t>在本文中</w:t>
      </w:r>
      <w:r w:rsidR="004F31AC" w:rsidRPr="006F638E">
        <w:t>，我们提出</w:t>
      </w:r>
      <w:del w:id="8" w:author="jiang minhao" w:date="2019-01-01T22:07:00Z">
        <w:r w:rsidR="004F31AC" w:rsidRPr="006F638E" w:rsidDel="0015213A">
          <w:delText>了</w:delText>
        </w:r>
      </w:del>
      <w:r w:rsidR="004F31AC" w:rsidRPr="006F638E">
        <w:t>EL-GAN</w:t>
      </w:r>
      <w:r w:rsidR="00AA1BC6">
        <w:t>：一种</w:t>
      </w:r>
      <w:ins w:id="9" w:author="jmh081701" w:date="2019-01-03T17:31:00Z">
        <w:r w:rsidR="00E326EB">
          <w:t>使用嵌入损失</w:t>
        </w:r>
      </w:ins>
      <w:ins w:id="10" w:author="jmh081701" w:date="2019-01-03T17:32:00Z">
        <w:r w:rsidR="00E326EB">
          <w:t>来</w:t>
        </w:r>
        <w:r w:rsidR="00E326EB">
          <w:rPr>
            <w:rFonts w:hint="eastAsia"/>
          </w:rPr>
          <w:t>解决上述问题的</w:t>
        </w:r>
      </w:ins>
      <w:del w:id="11" w:author="jmh081701" w:date="2019-01-03T17:31:00Z">
        <w:r w:rsidR="00AA1BC6" w:rsidDel="00E326EB">
          <w:delText>可以</w:delText>
        </w:r>
      </w:del>
      <w:del w:id="12" w:author="jiang minhao" w:date="2019-01-01T22:07:00Z">
        <w:r w:rsidR="002169E4" w:rsidRPr="006F638E" w:rsidDel="0015213A">
          <w:delText>用于</w:delText>
        </w:r>
      </w:del>
      <w:del w:id="13" w:author="jmh081701" w:date="2019-01-03T17:31:00Z">
        <w:r w:rsidR="002169E4" w:rsidRPr="006F638E" w:rsidDel="00E326EB">
          <w:delText>缓解嵌入丢失</w:delText>
        </w:r>
        <w:r w:rsidR="004F31AC" w:rsidRPr="006F638E" w:rsidDel="00E326EB">
          <w:delText>问题</w:delText>
        </w:r>
      </w:del>
      <w:r w:rsidR="002169E4" w:rsidRPr="006F638E">
        <w:rPr>
          <w:rFonts w:hint="eastAsia"/>
        </w:rPr>
        <w:t>的</w:t>
      </w:r>
      <w:r w:rsidR="002169E4" w:rsidRPr="006F638E">
        <w:t>GAN框架</w:t>
      </w:r>
      <w:r w:rsidR="004F31AC" w:rsidRPr="006F638E">
        <w:t>。使用EL-GAN，我们</w:t>
      </w:r>
      <w:r w:rsidR="002169E4" w:rsidRPr="006F638E">
        <w:rPr>
          <w:rFonts w:hint="eastAsia"/>
        </w:rPr>
        <w:t>可以</w:t>
      </w:r>
      <w:r w:rsidR="002169E4">
        <w:rPr>
          <w:rFonts w:hint="eastAsia"/>
        </w:rPr>
        <w:t>根据学习到</w:t>
      </w:r>
      <w:ins w:id="14" w:author="jiang minhao" w:date="2019-01-01T22:07:00Z">
        <w:r w:rsidR="0015213A">
          <w:rPr>
            <w:rFonts w:hint="eastAsia"/>
          </w:rPr>
          <w:t>的</w:t>
        </w:r>
      </w:ins>
      <w:r w:rsidR="002169E4">
        <w:rPr>
          <w:rFonts w:hint="eastAsia"/>
        </w:rPr>
        <w:t>嵌入表示</w:t>
      </w:r>
      <w:ins w:id="15" w:author="jmh081701" w:date="2019-01-03T17:33:00Z">
        <w:r w:rsidR="00E326EB">
          <w:rPr>
            <w:rFonts w:hint="eastAsia"/>
          </w:rPr>
          <w:t>可以</w:t>
        </w:r>
      </w:ins>
      <w:del w:id="16" w:author="jiang minhao" w:date="2019-01-01T22:07:00Z">
        <w:r w:rsidR="002169E4" w:rsidDel="0015213A">
          <w:rPr>
            <w:rFonts w:hint="eastAsia"/>
          </w:rPr>
          <w:delText>而</w:delText>
        </w:r>
      </w:del>
      <w:r w:rsidR="002169E4">
        <w:rPr>
          <w:rFonts w:hint="eastAsia"/>
        </w:rPr>
        <w:t>同时区分</w:t>
      </w:r>
      <w:ins w:id="17" w:author="jiang minhao" w:date="2019-01-01T22:12:00Z">
        <w:r w:rsidR="00207F4A">
          <w:rPr>
            <w:rFonts w:hint="eastAsia"/>
          </w:rPr>
          <w:t>标注数据</w:t>
        </w:r>
      </w:ins>
      <w:del w:id="18" w:author="jiang minhao" w:date="2019-01-01T22:12:00Z">
        <w:r w:rsidR="002169E4" w:rsidDel="00207F4A">
          <w:rPr>
            <w:rFonts w:hint="eastAsia"/>
          </w:rPr>
          <w:delText>标签</w:delText>
        </w:r>
      </w:del>
      <w:r w:rsidR="002169E4">
        <w:rPr>
          <w:rFonts w:hint="eastAsia"/>
        </w:rPr>
        <w:t>和预测</w:t>
      </w:r>
      <w:ins w:id="19" w:author="jiang minhao" w:date="2019-01-01T22:12:00Z">
        <w:r w:rsidR="00207F4A">
          <w:rPr>
            <w:rFonts w:hint="eastAsia"/>
          </w:rPr>
          <w:t>数据</w:t>
        </w:r>
      </w:ins>
      <w:del w:id="20" w:author="jiang minhao" w:date="2019-01-01T22:12:00Z">
        <w:r w:rsidR="002169E4" w:rsidDel="00207F4A">
          <w:rPr>
            <w:rFonts w:hint="eastAsia"/>
          </w:rPr>
          <w:delText>信息</w:delText>
        </w:r>
      </w:del>
      <w:r w:rsidR="002169E4">
        <w:t>。</w:t>
      </w:r>
      <w:del w:id="21" w:author="jiang minhao" w:date="2019-01-01T22:12:00Z">
        <w:r w:rsidR="002169E4" w:rsidDel="00761B4F">
          <w:delText>由于具有更好的判别</w:delText>
        </w:r>
        <w:r w:rsidR="002169E4" w:rsidDel="00761B4F">
          <w:rPr>
            <w:rFonts w:hint="eastAsia"/>
          </w:rPr>
          <w:delText>数据</w:delText>
        </w:r>
        <w:r w:rsidR="004F31AC" w:rsidRPr="004F31AC" w:rsidDel="00761B4F">
          <w:delText>，</w:delText>
        </w:r>
      </w:del>
      <w:del w:id="22" w:author="jmh081701" w:date="2019-01-03T17:34:00Z">
        <w:r w:rsidR="004F31AC" w:rsidRPr="004F31AC" w:rsidDel="00112C89">
          <w:delText>因</w:delText>
        </w:r>
      </w:del>
      <w:ins w:id="23" w:author="jiang minhao" w:date="2019-01-01T22:12:00Z">
        <w:del w:id="24" w:author="jmh081701" w:date="2019-01-03T17:34:00Z">
          <w:r w:rsidR="00761B4F" w:rsidDel="00112C89">
            <w:rPr>
              <w:rFonts w:hint="eastAsia"/>
            </w:rPr>
            <w:delText>为</w:delText>
          </w:r>
        </w:del>
      </w:ins>
      <w:del w:id="25" w:author="jiang minhao" w:date="2019-01-01T22:12:00Z">
        <w:r w:rsidR="004F31AC" w:rsidRPr="004F31AC" w:rsidDel="00761B4F">
          <w:delText>此</w:delText>
        </w:r>
      </w:del>
      <w:ins w:id="26" w:author="jiang minhao" w:date="2019-01-01T22:12:00Z">
        <w:r w:rsidR="00761B4F">
          <w:rPr>
            <w:rFonts w:hint="eastAsia"/>
          </w:rPr>
          <w:t>模型</w:t>
        </w:r>
      </w:ins>
      <w:r w:rsidR="004F31AC" w:rsidRPr="004F31AC">
        <w:t>可以</w:t>
      </w:r>
      <w:r w:rsidR="002169E4">
        <w:rPr>
          <w:rFonts w:hint="eastAsia"/>
        </w:rPr>
        <w:t>同时</w:t>
      </w:r>
      <w:ins w:id="27" w:author="jiang minhao" w:date="2019-01-01T22:12:00Z">
        <w:r w:rsidR="00761B4F">
          <w:rPr>
            <w:rFonts w:hint="eastAsia"/>
          </w:rPr>
          <w:t>得到</w:t>
        </w:r>
      </w:ins>
      <w:del w:id="28" w:author="jiang minhao" w:date="2019-01-01T22:12:00Z">
        <w:r w:rsidR="002169E4" w:rsidDel="00761B4F">
          <w:rPr>
            <w:rFonts w:hint="eastAsia"/>
          </w:rPr>
          <w:delText>看到</w:delText>
        </w:r>
      </w:del>
      <w:r w:rsidR="002169E4">
        <w:rPr>
          <w:rFonts w:hint="eastAsia"/>
        </w:rPr>
        <w:t>“</w:t>
      </w:r>
      <w:r w:rsidR="00455927">
        <w:rPr>
          <w:rFonts w:hint="eastAsia"/>
        </w:rPr>
        <w:t>错误</w:t>
      </w:r>
      <w:r w:rsidR="002169E4">
        <w:rPr>
          <w:rFonts w:hint="eastAsia"/>
        </w:rPr>
        <w:t>”和“</w:t>
      </w:r>
      <w:r w:rsidR="00455927">
        <w:rPr>
          <w:rFonts w:hint="eastAsia"/>
        </w:rPr>
        <w:t>正确</w:t>
      </w:r>
      <w:r w:rsidR="002169E4">
        <w:rPr>
          <w:rFonts w:hint="eastAsia"/>
        </w:rPr>
        <w:t>”</w:t>
      </w:r>
      <w:ins w:id="29" w:author="jiang minhao" w:date="2019-01-01T22:13:00Z">
        <w:r w:rsidR="00761B4F">
          <w:rPr>
            <w:rFonts w:hint="eastAsia"/>
          </w:rPr>
          <w:t>的</w:t>
        </w:r>
      </w:ins>
      <w:r w:rsidR="002169E4">
        <w:rPr>
          <w:rFonts w:hint="eastAsia"/>
        </w:rPr>
        <w:t>预测</w:t>
      </w:r>
      <w:ins w:id="30" w:author="jiang minhao" w:date="2019-01-01T22:14:00Z">
        <w:r w:rsidR="00761B4F">
          <w:rPr>
            <w:rFonts w:hint="eastAsia"/>
          </w:rPr>
          <w:t>结果</w:t>
        </w:r>
      </w:ins>
      <w:r w:rsidR="002169E4">
        <w:rPr>
          <w:rFonts w:hint="eastAsia"/>
        </w:rPr>
        <w:t>，</w:t>
      </w:r>
      <w:ins w:id="31" w:author="jmh081701" w:date="2019-01-03T17:34:00Z">
        <w:r w:rsidR="00112C89">
          <w:rPr>
            <w:rFonts w:hint="eastAsia"/>
          </w:rPr>
          <w:t>从而</w:t>
        </w:r>
      </w:ins>
      <w:ins w:id="32" w:author="jmh081701" w:date="2019-01-03T17:35:00Z">
        <w:r w:rsidR="00112C89">
          <w:rPr>
            <w:rFonts w:hint="eastAsia"/>
          </w:rPr>
          <w:t>能够</w:t>
        </w:r>
      </w:ins>
      <w:ins w:id="33" w:author="jiang minhao" w:date="2019-01-01T22:14:00Z">
        <w:del w:id="34" w:author="jmh081701" w:date="2019-01-03T17:34:00Z">
          <w:r w:rsidR="00761B4F" w:rsidDel="00112C89">
            <w:rPr>
              <w:rFonts w:hint="eastAsia"/>
            </w:rPr>
            <w:delText>模型可以</w:delText>
          </w:r>
        </w:del>
        <w:r w:rsidR="00761B4F">
          <w:rPr>
            <w:rFonts w:hint="eastAsia"/>
          </w:rPr>
          <w:t>学习到区分度更高的</w:t>
        </w:r>
      </w:ins>
      <w:ins w:id="35" w:author="jiang minhao" w:date="2019-01-01T22:15:00Z">
        <w:r w:rsidR="00761B4F">
          <w:rPr>
            <w:rFonts w:hint="eastAsia"/>
          </w:rPr>
          <w:t>有效信息，</w:t>
        </w:r>
      </w:ins>
      <w:ins w:id="36" w:author="jmh081701" w:date="2019-01-03T17:35:00Z">
        <w:r w:rsidR="00112C89">
          <w:rPr>
            <w:rFonts w:hint="eastAsia"/>
          </w:rPr>
          <w:t>这也使得</w:t>
        </w:r>
      </w:ins>
      <w:del w:id="37" w:author="jmh081701" w:date="2019-01-03T17:35:00Z">
        <w:r w:rsidR="002169E4" w:rsidDel="00112C89">
          <w:rPr>
            <w:rFonts w:hint="eastAsia"/>
          </w:rPr>
          <w:delText>从而</w:delText>
        </w:r>
      </w:del>
      <w:ins w:id="38" w:author="jiang minhao" w:date="2019-01-01T22:15:00Z">
        <w:del w:id="39" w:author="jmh081701" w:date="2019-01-03T17:35:00Z">
          <w:r w:rsidR="00761B4F" w:rsidDel="00112C89">
            <w:rPr>
              <w:rFonts w:hint="eastAsia"/>
            </w:rPr>
            <w:delText>模型</w:delText>
          </w:r>
        </w:del>
      </w:ins>
      <w:del w:id="40" w:author="jiang minhao" w:date="2019-01-01T22:15:00Z">
        <w:r w:rsidR="002169E4" w:rsidDel="00761B4F">
          <w:rPr>
            <w:rFonts w:hint="eastAsia"/>
          </w:rPr>
          <w:delText>使得</w:delText>
        </w:r>
      </w:del>
      <w:r w:rsidR="002169E4">
        <w:rPr>
          <w:rFonts w:hint="eastAsia"/>
        </w:rPr>
        <w:t>训练过程</w:t>
      </w:r>
      <w:ins w:id="41" w:author="jiang minhao" w:date="2019-01-01T22:15:00Z">
        <w:del w:id="42" w:author="jmh081701" w:date="2019-01-03T17:35:00Z">
          <w:r w:rsidR="00761B4F" w:rsidDel="0098089B">
            <w:rPr>
              <w:rFonts w:hint="eastAsia"/>
            </w:rPr>
            <w:delText>也</w:delText>
          </w:r>
        </w:del>
      </w:ins>
      <w:r w:rsidR="002169E4">
        <w:rPr>
          <w:rFonts w:hint="eastAsia"/>
        </w:rPr>
        <w:t>更加稳定。</w:t>
      </w:r>
      <w:del w:id="43" w:author="jiang minhao" w:date="2019-01-01T22:15:00Z">
        <w:r w:rsidR="002169E4" w:rsidDel="0081082E">
          <w:rPr>
            <w:rFonts w:hint="eastAsia"/>
          </w:rPr>
          <w:delText>这</w:delText>
        </w:r>
        <w:r w:rsidR="00455927" w:rsidDel="0081082E">
          <w:rPr>
            <w:rFonts w:hint="eastAsia"/>
          </w:rPr>
          <w:delText>极大</w:delText>
        </w:r>
        <w:r w:rsidR="002169E4" w:rsidDel="0081082E">
          <w:rPr>
            <w:rFonts w:hint="eastAsia"/>
          </w:rPr>
          <w:delText>稳定了对抗训练过程。</w:delText>
        </w:r>
        <w:r w:rsidR="00455927" w:rsidDel="00E93300">
          <w:rPr>
            <w:rFonts w:hint="eastAsia"/>
          </w:rPr>
          <w:delText>对于</w:delText>
        </w:r>
      </w:del>
      <w:r w:rsidR="004F31AC" w:rsidRPr="004F31AC">
        <w:t>TuSimple</w:t>
      </w:r>
      <w:r w:rsidR="002169E4">
        <w:t>车道标记</w:t>
      </w:r>
      <w:r w:rsidR="002169E4">
        <w:rPr>
          <w:rFonts w:hint="eastAsia"/>
        </w:rPr>
        <w:t>任务</w:t>
      </w:r>
      <w:ins w:id="44" w:author="jiang minhao" w:date="2019-01-01T22:16:00Z">
        <w:r w:rsidR="00E93300">
          <w:rPr>
            <w:rFonts w:hint="eastAsia"/>
          </w:rPr>
          <w:t>评测结果表明</w:t>
        </w:r>
      </w:ins>
      <w:del w:id="45" w:author="jiang minhao" w:date="2019-01-01T22:15:00Z">
        <w:r w:rsidR="002169E4" w:rsidDel="00E93300">
          <w:rPr>
            <w:rFonts w:hint="eastAsia"/>
          </w:rPr>
          <w:delText>显示</w:delText>
        </w:r>
      </w:del>
      <w:r w:rsidR="002169E4">
        <w:t>，我们提出</w:t>
      </w:r>
      <w:ins w:id="46" w:author="jiang minhao" w:date="2019-01-01T22:16:00Z">
        <w:r w:rsidR="00E93300">
          <w:rPr>
            <w:rFonts w:hint="eastAsia"/>
          </w:rPr>
          <w:t>的方法</w:t>
        </w:r>
      </w:ins>
      <w:del w:id="47" w:author="jiang minhao" w:date="2019-01-01T22:16:00Z">
        <w:r w:rsidR="002169E4" w:rsidDel="00E93300">
          <w:delText>的框架</w:delText>
        </w:r>
      </w:del>
      <w:r w:rsidR="00777484">
        <w:rPr>
          <w:rFonts w:hint="eastAsia"/>
        </w:rPr>
        <w:t>是可行的，它</w:t>
      </w:r>
      <w:r w:rsidR="002169E4">
        <w:rPr>
          <w:rFonts w:hint="eastAsia"/>
        </w:rPr>
        <w:t>可以</w:t>
      </w:r>
      <w:r w:rsidR="00777484">
        <w:t>克服将其作为语义</w:t>
      </w:r>
      <w:r w:rsidR="00777484">
        <w:rPr>
          <w:rFonts w:hint="eastAsia"/>
        </w:rPr>
        <w:t>分割</w:t>
      </w:r>
      <w:r w:rsidR="00777484">
        <w:t>问题</w:t>
      </w:r>
      <w:r w:rsidR="00777484">
        <w:rPr>
          <w:rFonts w:hint="eastAsia"/>
        </w:rPr>
        <w:t>而带来的</w:t>
      </w:r>
      <w:r w:rsidR="00777484">
        <w:t>固有</w:t>
      </w:r>
      <w:r w:rsidR="00777484">
        <w:rPr>
          <w:rFonts w:hint="eastAsia"/>
        </w:rPr>
        <w:t>缺点</w:t>
      </w:r>
      <w:r w:rsidR="004F31AC" w:rsidRPr="004F31AC">
        <w:t>。与传统方法相比，</w:t>
      </w:r>
      <w:r w:rsidR="00E93300">
        <w:rPr>
          <w:rFonts w:hint="eastAsia"/>
        </w:rPr>
        <w:t>EL</w:t>
      </w:r>
      <w:r w:rsidR="00E93300">
        <w:t>-GAN</w:t>
      </w:r>
      <w:r w:rsidR="00E93300">
        <w:rPr>
          <w:rFonts w:hint="eastAsia"/>
        </w:rPr>
        <w:t>模型的</w:t>
      </w:r>
      <w:r w:rsidR="004F31AC" w:rsidRPr="004F31AC">
        <w:t>输出</w:t>
      </w:r>
      <w:r w:rsidR="00E93300">
        <w:rPr>
          <w:rFonts w:hint="eastAsia"/>
        </w:rPr>
        <w:t>结果</w:t>
      </w:r>
      <w:r w:rsidR="00E93300">
        <w:t>不仅与</w:t>
      </w:r>
      <w:r w:rsidR="00E93300">
        <w:rPr>
          <w:rFonts w:hint="eastAsia"/>
        </w:rPr>
        <w:t>实际结果</w:t>
      </w:r>
      <w:r w:rsidR="004F31AC" w:rsidRPr="004F31AC">
        <w:t>更</w:t>
      </w:r>
      <w:r w:rsidR="00455927">
        <w:rPr>
          <w:rFonts w:hint="eastAsia"/>
        </w:rPr>
        <w:t>贴近</w:t>
      </w:r>
      <w:r w:rsidR="004F31AC" w:rsidRPr="004F31AC">
        <w:t>，后</w:t>
      </w:r>
      <w:r w:rsidR="007C6535">
        <w:rPr>
          <w:rFonts w:hint="eastAsia"/>
        </w:rPr>
        <w:t>期</w:t>
      </w:r>
      <w:r w:rsidR="004F31AC" w:rsidRPr="004F31AC">
        <w:t>处理也</w:t>
      </w:r>
      <w:r w:rsidR="00455927">
        <w:rPr>
          <w:rFonts w:hint="eastAsia"/>
        </w:rPr>
        <w:t>相对</w:t>
      </w:r>
      <w:del w:id="48" w:author="jmh081701" w:date="2019-01-03T17:35:00Z">
        <w:r w:rsidR="004F31AC" w:rsidRPr="004F31AC" w:rsidDel="00772F17">
          <w:delText>更</w:delText>
        </w:r>
      </w:del>
      <w:r w:rsidR="004F31AC" w:rsidRPr="004F31AC">
        <w:t>简单，</w:t>
      </w:r>
      <w:r w:rsidR="00E93300">
        <w:rPr>
          <w:rFonts w:hint="eastAsia"/>
        </w:rPr>
        <w:t>并</w:t>
      </w:r>
      <w:r w:rsidR="00455927">
        <w:rPr>
          <w:rFonts w:hint="eastAsia"/>
        </w:rPr>
        <w:t>以</w:t>
      </w:r>
      <w:r w:rsidR="00455927" w:rsidRPr="004F31AC">
        <w:t>96％的准确度阈值</w:t>
      </w:r>
      <w:r w:rsidR="00455927">
        <w:rPr>
          <w:rFonts w:hint="eastAsia"/>
        </w:rPr>
        <w:t>超越</w:t>
      </w:r>
      <w:r w:rsidR="004F31AC" w:rsidRPr="004F31AC">
        <w:t>了</w:t>
      </w:r>
      <w:r w:rsidR="00455927">
        <w:rPr>
          <w:rFonts w:hint="eastAsia"/>
        </w:rPr>
        <w:t>相同领域</w:t>
      </w:r>
      <w:ins w:id="49" w:author="jmh081701" w:date="2019-01-03T17:35:00Z">
        <w:r w:rsidR="00BA09C4">
          <w:rPr>
            <w:rFonts w:hint="eastAsia"/>
          </w:rPr>
          <w:t>其他</w:t>
        </w:r>
      </w:ins>
      <w:r w:rsidR="004F31AC" w:rsidRPr="004F31AC">
        <w:t>竞争对手。</w:t>
      </w:r>
    </w:p>
    <w:p w:rsidR="004F31AC" w:rsidRPr="007F5786" w:rsidRDefault="004F31AC" w:rsidP="0026321A"/>
    <w:p w:rsidR="00EC389E" w:rsidRPr="00E94978" w:rsidRDefault="00EC389E">
      <w:pPr>
        <w:rPr>
          <w:b/>
        </w:rPr>
      </w:pPr>
      <w:r w:rsidRPr="00E94978">
        <w:rPr>
          <w:rFonts w:hint="eastAsia"/>
          <w:b/>
        </w:rPr>
        <w:t>1介绍</w:t>
      </w:r>
    </w:p>
    <w:p w:rsidR="00EC389E" w:rsidRDefault="00EC389E" w:rsidP="00B477E7">
      <w:pPr>
        <w:ind w:firstLineChars="200" w:firstLine="420"/>
      </w:pPr>
      <w:r w:rsidRPr="00EC389E">
        <w:rPr>
          <w:rFonts w:hint="eastAsia"/>
        </w:rPr>
        <w:t>卷积神经网络（</w:t>
      </w:r>
      <w:r w:rsidRPr="00EC389E">
        <w:t>CNN）</w:t>
      </w:r>
      <w:r w:rsidR="00C851B6">
        <w:t>已成功</w:t>
      </w:r>
      <w:r w:rsidRPr="00EC389E">
        <w:t>用于</w:t>
      </w:r>
      <w:r w:rsidR="00C851B6">
        <w:rPr>
          <w:rFonts w:hint="eastAsia"/>
        </w:rPr>
        <w:t>解决</w:t>
      </w:r>
      <w:del w:id="50" w:author="jmh081701" w:date="2019-01-03T17:37:00Z">
        <w:r w:rsidRPr="00EC389E" w:rsidDel="00D23607">
          <w:delText>各种</w:delText>
        </w:r>
      </w:del>
      <w:r w:rsidRPr="00EC389E">
        <w:t>计算机视觉</w:t>
      </w:r>
      <w:ins w:id="51" w:author="jmh081701" w:date="2019-01-03T17:37:00Z">
        <w:r w:rsidR="00D23607">
          <w:t>领域各种</w:t>
        </w:r>
      </w:ins>
      <w:r w:rsidRPr="00EC389E">
        <w:t>问题。</w:t>
      </w:r>
      <w:r w:rsidR="007C6535">
        <w:rPr>
          <w:rFonts w:hint="eastAsia"/>
        </w:rPr>
        <w:t>相关案例</w:t>
      </w:r>
      <w:r w:rsidRPr="00EC389E">
        <w:t>包括对自动驾驶[1,2,3]的道路场景理解和医学成像[4,5,6,7,8,9]</w:t>
      </w:r>
      <w:r w:rsidR="005A54E1">
        <w:t>。这种网络</w:t>
      </w:r>
      <w:ins w:id="52" w:author="jmh081701" w:date="2019-01-03T17:37:00Z">
        <w:r w:rsidR="00E45094">
          <w:t>结构可以</w:t>
        </w:r>
      </w:ins>
      <w:r w:rsidR="005A54E1">
        <w:t>输出</w:t>
      </w:r>
      <w:r w:rsidRPr="006F638E">
        <w:t>每</w:t>
      </w:r>
      <w:r w:rsidR="000570E9" w:rsidRPr="006F638E">
        <w:rPr>
          <w:rFonts w:hint="eastAsia"/>
        </w:rPr>
        <w:t>个</w:t>
      </w:r>
      <w:r w:rsidRPr="006F638E">
        <w:t>像素</w:t>
      </w:r>
      <w:r w:rsidR="005A54E1">
        <w:rPr>
          <w:rFonts w:hint="eastAsia"/>
        </w:rPr>
        <w:t>所属的</w:t>
      </w:r>
      <w:r w:rsidRPr="006F638E">
        <w:t>类</w:t>
      </w:r>
      <w:r w:rsidR="000570E9" w:rsidRPr="006F638E">
        <w:rPr>
          <w:rFonts w:hint="eastAsia"/>
        </w:rPr>
        <w:t>别</w:t>
      </w:r>
      <w:r w:rsidRPr="006F638E">
        <w:t>概率</w:t>
      </w:r>
      <w:r w:rsidR="00EA47FA">
        <w:t>。然而</w:t>
      </w:r>
      <w:r w:rsidR="000570E9" w:rsidRPr="006F638E">
        <w:t>在许多情况下，问题本身并不</w:t>
      </w:r>
      <w:r w:rsidRPr="006F638E">
        <w:t>是</w:t>
      </w:r>
      <w:r w:rsidR="000570E9" w:rsidRPr="006F638E">
        <w:rPr>
          <w:rFonts w:hint="eastAsia"/>
        </w:rPr>
        <w:t>逐</w:t>
      </w:r>
      <w:r w:rsidRPr="006F638E">
        <w:t>像素</w:t>
      </w:r>
      <w:r w:rsidR="000570E9" w:rsidRPr="006F638E">
        <w:rPr>
          <w:rFonts w:hint="eastAsia"/>
        </w:rPr>
        <w:t>的</w:t>
      </w:r>
      <w:r w:rsidR="000570E9" w:rsidRPr="006F638E">
        <w:t>分类任务，</w:t>
      </w:r>
      <w:r w:rsidR="000570E9" w:rsidRPr="006F638E">
        <w:rPr>
          <w:rFonts w:hint="eastAsia"/>
        </w:rPr>
        <w:t>换句话说</w:t>
      </w:r>
      <w:r w:rsidR="000570E9" w:rsidRPr="006F638E">
        <w:t>预测</w:t>
      </w:r>
      <w:r w:rsidR="000570E9" w:rsidRPr="006F638E">
        <w:rPr>
          <w:rFonts w:hint="eastAsia"/>
        </w:rPr>
        <w:t>结果</w:t>
      </w:r>
      <w:r w:rsidR="000570E9" w:rsidRPr="006F638E">
        <w:t>需要保留某些</w:t>
      </w:r>
      <w:r w:rsidRPr="006F638E">
        <w:t>结构</w:t>
      </w:r>
      <w:r w:rsidR="000570E9" w:rsidRPr="006F638E">
        <w:rPr>
          <w:rFonts w:hint="eastAsia"/>
        </w:rPr>
        <w:t>化信息</w:t>
      </w:r>
      <w:r w:rsidRPr="006F638E">
        <w:t>，</w:t>
      </w:r>
      <w:r w:rsidR="000570E9" w:rsidRPr="006F638E">
        <w:rPr>
          <w:rFonts w:hint="eastAsia"/>
        </w:rPr>
        <w:t>而这些结构化信息在逐像素的分类方法中并没有得到足够的反映。</w:t>
      </w:r>
      <w:r w:rsidRPr="006F638E">
        <w:t>例如，如果手头的任务是检测图像中的单个直线，</w:t>
      </w:r>
      <w:r w:rsidR="000570E9" w:rsidRPr="006F638E">
        <w:rPr>
          <w:rFonts w:hint="eastAsia"/>
        </w:rPr>
        <w:t>逐像素级</w:t>
      </w:r>
      <w:r w:rsidR="007C6535">
        <w:rPr>
          <w:rFonts w:hint="eastAsia"/>
        </w:rPr>
        <w:t>别</w:t>
      </w:r>
      <w:r w:rsidR="000570E9" w:rsidRPr="006F638E">
        <w:rPr>
          <w:rFonts w:hint="eastAsia"/>
        </w:rPr>
        <w:t>的模型并不能检测出诸如</w:t>
      </w:r>
      <w:ins w:id="53" w:author="jmh081701" w:date="2019-01-03T17:38:00Z">
        <w:r w:rsidR="00E361BC">
          <w:rPr>
            <w:rFonts w:hint="eastAsia"/>
          </w:rPr>
          <w:t>直线</w:t>
        </w:r>
      </w:ins>
      <w:r w:rsidR="000570E9" w:rsidRPr="006F638E">
        <w:rPr>
          <w:rFonts w:hint="eastAsia"/>
        </w:rPr>
        <w:t>粗细程度、弯曲程度、</w:t>
      </w:r>
      <w:del w:id="54" w:author="jmh081701" w:date="2019-01-03T17:38:00Z">
        <w:r w:rsidR="00871C8A" w:rsidRPr="006F638E" w:rsidDel="00E361BC">
          <w:rPr>
            <w:rFonts w:hint="eastAsia"/>
          </w:rPr>
          <w:delText>直线</w:delText>
        </w:r>
      </w:del>
      <w:r w:rsidR="00871C8A" w:rsidRPr="006F638E">
        <w:rPr>
          <w:rFonts w:hint="eastAsia"/>
        </w:rPr>
        <w:t>是否唯一</w:t>
      </w:r>
      <w:ins w:id="55" w:author="jmh081701" w:date="2019-01-03T17:38:00Z">
        <w:r w:rsidR="00E361BC">
          <w:rPr>
            <w:rFonts w:hint="eastAsia"/>
          </w:rPr>
          <w:t>等类似的</w:t>
        </w:r>
      </w:ins>
      <w:del w:id="56" w:author="jmh081701" w:date="2019-01-03T17:38:00Z">
        <w:r w:rsidR="000570E9" w:rsidRPr="006F638E" w:rsidDel="00E361BC">
          <w:rPr>
            <w:rFonts w:hint="eastAsia"/>
          </w:rPr>
          <w:delText>这类</w:delText>
        </w:r>
      </w:del>
      <w:r w:rsidR="000570E9" w:rsidRPr="006F638E">
        <w:rPr>
          <w:rFonts w:hint="eastAsia"/>
        </w:rPr>
        <w:t>高</w:t>
      </w:r>
      <w:r w:rsidR="003F7CF2" w:rsidRPr="006F638E">
        <w:rPr>
          <w:rFonts w:hint="eastAsia"/>
        </w:rPr>
        <w:t>级特征</w:t>
      </w:r>
      <w:r w:rsidRPr="006F638E">
        <w:t>。</w:t>
      </w:r>
      <w:r w:rsidR="003F7CF2" w:rsidRPr="006F638E">
        <w:rPr>
          <w:rFonts w:hint="eastAsia"/>
        </w:rPr>
        <w:t>这背后的根本原因是逐像素的建模方法把各个像素点</w:t>
      </w:r>
      <w:r w:rsidR="000E635F">
        <w:rPr>
          <w:rFonts w:hint="eastAsia"/>
        </w:rPr>
        <w:t>的预测</w:t>
      </w:r>
      <w:r w:rsidR="00871C8A" w:rsidRPr="006F638E">
        <w:rPr>
          <w:rFonts w:hint="eastAsia"/>
        </w:rPr>
        <w:t>看成是</w:t>
      </w:r>
      <w:r w:rsidR="00BA05EC">
        <w:rPr>
          <w:rFonts w:hint="eastAsia"/>
        </w:rPr>
        <w:t>相互</w:t>
      </w:r>
      <w:r w:rsidR="00871C8A" w:rsidRPr="006F638E">
        <w:rPr>
          <w:rFonts w:hint="eastAsia"/>
        </w:rPr>
        <w:t>独立的，</w:t>
      </w:r>
      <w:r w:rsidR="005A1F03">
        <w:rPr>
          <w:rFonts w:hint="eastAsia"/>
        </w:rPr>
        <w:t>它</w:t>
      </w:r>
      <w:r w:rsidR="00871C8A" w:rsidRPr="006F638E">
        <w:rPr>
          <w:rFonts w:hint="eastAsia"/>
        </w:rPr>
        <w:t>忽略了像素与像素之间潜在</w:t>
      </w:r>
      <w:r w:rsidR="00E55185">
        <w:rPr>
          <w:rFonts w:hint="eastAsia"/>
        </w:rPr>
        <w:t>的</w:t>
      </w:r>
      <w:r w:rsidR="00871C8A" w:rsidRPr="006F638E">
        <w:rPr>
          <w:rFonts w:hint="eastAsia"/>
        </w:rPr>
        <w:t>结构化信息。</w:t>
      </w:r>
      <w:r w:rsidR="00326259">
        <w:rPr>
          <w:rFonts w:hint="eastAsia"/>
        </w:rPr>
        <w:t>为了</w:t>
      </w:r>
      <w:r w:rsidR="007C6535">
        <w:rPr>
          <w:rFonts w:hint="eastAsia"/>
        </w:rPr>
        <w:t>获取</w:t>
      </w:r>
      <w:r w:rsidR="00871C8A" w:rsidRPr="006F638E">
        <w:rPr>
          <w:rFonts w:hint="eastAsia"/>
        </w:rPr>
        <w:t>这些</w:t>
      </w:r>
      <w:r w:rsidR="003F7CF2" w:rsidRPr="006F638E">
        <w:rPr>
          <w:rFonts w:hint="eastAsia"/>
        </w:rPr>
        <w:t>高</w:t>
      </w:r>
      <w:ins w:id="57" w:author="jmh081701" w:date="2019-01-03T17:38:00Z">
        <w:r w:rsidR="00B45A39">
          <w:rPr>
            <w:rFonts w:hint="eastAsia"/>
          </w:rPr>
          <w:t>级</w:t>
        </w:r>
      </w:ins>
      <w:del w:id="58" w:author="jmh081701" w:date="2019-01-03T17:38:00Z">
        <w:r w:rsidR="003F7CF2" w:rsidRPr="006F638E" w:rsidDel="00B45A39">
          <w:rPr>
            <w:rFonts w:hint="eastAsia"/>
          </w:rPr>
          <w:delText>层次</w:delText>
        </w:r>
      </w:del>
      <w:r w:rsidR="00871C8A" w:rsidRPr="006F638E">
        <w:rPr>
          <w:rFonts w:hint="eastAsia"/>
        </w:rPr>
        <w:t>特征</w:t>
      </w:r>
      <w:ins w:id="59" w:author="jmh081701" w:date="2019-01-03T17:38:00Z">
        <w:r w:rsidR="00A65933">
          <w:rPr>
            <w:rFonts w:hint="eastAsia"/>
          </w:rPr>
          <w:t>，</w:t>
        </w:r>
      </w:ins>
      <w:del w:id="60" w:author="jmh081701" w:date="2019-01-03T17:39:00Z">
        <w:r w:rsidR="00326259" w:rsidDel="0011021B">
          <w:rPr>
            <w:rFonts w:hint="eastAsia"/>
          </w:rPr>
          <w:delText>常规方法</w:delText>
        </w:r>
      </w:del>
      <w:ins w:id="61" w:author="jmh081701" w:date="2019-01-03T17:39:00Z">
        <w:r w:rsidR="0011021B">
          <w:rPr>
            <w:rFonts w:hint="eastAsia"/>
          </w:rPr>
          <w:t>一般还需</w:t>
        </w:r>
      </w:ins>
      <w:del w:id="62" w:author="jmh081701" w:date="2019-01-03T17:39:00Z">
        <w:r w:rsidR="003F7CF2" w:rsidRPr="006F638E" w:rsidDel="0011021B">
          <w:rPr>
            <w:rFonts w:hint="eastAsia"/>
          </w:rPr>
          <w:delText>需要</w:delText>
        </w:r>
      </w:del>
      <w:r w:rsidR="003F7CF2" w:rsidRPr="006F638E">
        <w:rPr>
          <w:rFonts w:hint="eastAsia"/>
        </w:rPr>
        <w:t>额外的</w:t>
      </w:r>
      <w:r w:rsidR="00C7124F">
        <w:rPr>
          <w:rFonts w:hint="eastAsia"/>
        </w:rPr>
        <w:t>后</w:t>
      </w:r>
      <w:del w:id="63" w:author="jmh081701" w:date="2019-01-03T17:39:00Z">
        <w:r w:rsidR="00C7124F" w:rsidDel="00EB13A4">
          <w:rPr>
            <w:rFonts w:hint="eastAsia"/>
          </w:rPr>
          <w:delText>期</w:delText>
        </w:r>
      </w:del>
      <w:r w:rsidR="00326259">
        <w:rPr>
          <w:rFonts w:hint="eastAsia"/>
        </w:rPr>
        <w:t>处理步骤。这些</w:t>
      </w:r>
      <w:r w:rsidR="003F7CF2" w:rsidRPr="006F638E">
        <w:rPr>
          <w:rFonts w:hint="eastAsia"/>
        </w:rPr>
        <w:t>步骤</w:t>
      </w:r>
      <w:del w:id="64" w:author="jmh081701" w:date="2019-01-03T17:39:00Z">
        <w:r w:rsidR="003F7CF2" w:rsidRPr="006F638E" w:rsidDel="00F70C93">
          <w:rPr>
            <w:rFonts w:hint="eastAsia"/>
          </w:rPr>
          <w:delText>通常</w:delText>
        </w:r>
      </w:del>
      <w:r w:rsidR="00326259">
        <w:rPr>
          <w:rFonts w:hint="eastAsia"/>
        </w:rPr>
        <w:t>包括使用</w:t>
      </w:r>
      <w:r w:rsidRPr="006F638E">
        <w:rPr>
          <w:rFonts w:hint="eastAsia"/>
        </w:rPr>
        <w:t>条件随机场（</w:t>
      </w:r>
      <w:r w:rsidRPr="006F638E">
        <w:t>CRF）[10]</w:t>
      </w:r>
      <w:r w:rsidR="00326259">
        <w:t>，单独训练</w:t>
      </w:r>
      <w:r w:rsidR="00326259">
        <w:rPr>
          <w:rFonts w:hint="eastAsia"/>
        </w:rPr>
        <w:t>一个</w:t>
      </w:r>
      <w:r w:rsidRPr="006F638E">
        <w:t>网络</w:t>
      </w:r>
      <w:r w:rsidRPr="00EC389E">
        <w:t>[2]</w:t>
      </w:r>
      <w:r w:rsidR="00B91319">
        <w:t>或</w:t>
      </w:r>
      <w:r w:rsidR="00326259">
        <w:rPr>
          <w:rFonts w:hint="eastAsia"/>
        </w:rPr>
        <w:t>是人工设计某种</w:t>
      </w:r>
      <w:r w:rsidR="00B91319">
        <w:t>非</w:t>
      </w:r>
      <w:r w:rsidR="00326259">
        <w:rPr>
          <w:rFonts w:hint="eastAsia"/>
        </w:rPr>
        <w:t>网络</w:t>
      </w:r>
      <w:r w:rsidR="00B91319">
        <w:t>学习</w:t>
      </w:r>
      <w:r w:rsidR="00326259">
        <w:rPr>
          <w:rFonts w:hint="eastAsia"/>
        </w:rPr>
        <w:t>的特定</w:t>
      </w:r>
      <w:r w:rsidRPr="00EC389E">
        <w:t>算法[11]</w:t>
      </w:r>
      <w:r w:rsidR="00B91319">
        <w:t>。这些方法的缺点是</w:t>
      </w:r>
      <w:r w:rsidR="00B91319">
        <w:rPr>
          <w:rFonts w:hint="eastAsia"/>
        </w:rPr>
        <w:t>设计成本高</w:t>
      </w:r>
      <w:r w:rsidRPr="00EC389E">
        <w:t>，超参数</w:t>
      </w:r>
      <w:r w:rsidR="00B91319">
        <w:rPr>
          <w:rFonts w:hint="eastAsia"/>
        </w:rPr>
        <w:t>多</w:t>
      </w:r>
      <w:r w:rsidR="00B91319">
        <w:t>，</w:t>
      </w:r>
      <w:r w:rsidR="003F7CF2">
        <w:rPr>
          <w:rFonts w:hint="eastAsia"/>
        </w:rPr>
        <w:t>不具一般性</w:t>
      </w:r>
      <w:r w:rsidRPr="00EC389E">
        <w:t>，</w:t>
      </w:r>
      <w:r w:rsidR="006E5321">
        <w:t>并且可能仍然无法捕获</w:t>
      </w:r>
      <w:r w:rsidR="006E5321">
        <w:rPr>
          <w:rFonts w:hint="eastAsia"/>
        </w:rPr>
        <w:t>所需特征</w:t>
      </w:r>
      <w:r w:rsidRPr="00EC389E">
        <w:t>。例如，CRF</w:t>
      </w:r>
      <w:r w:rsidR="00B91319">
        <w:t>需要单独训练，</w:t>
      </w:r>
      <w:r w:rsidR="006E5321">
        <w:rPr>
          <w:rFonts w:hint="eastAsia"/>
        </w:rPr>
        <w:t>而且因为它的复杂度很高，是实际使用</w:t>
      </w:r>
      <w:del w:id="65" w:author="jmh081701" w:date="2019-01-03T17:39:00Z">
        <w:r w:rsidR="006E5321" w:rsidDel="009D2A6F">
          <w:rPr>
            <w:rFonts w:hint="eastAsia"/>
          </w:rPr>
          <w:delText>过程</w:delText>
        </w:r>
      </w:del>
      <w:r w:rsidR="006E5321">
        <w:rPr>
          <w:rFonts w:hint="eastAsia"/>
        </w:rPr>
        <w:t>中</w:t>
      </w:r>
      <w:r w:rsidR="00B91319">
        <w:rPr>
          <w:rFonts w:hint="eastAsia"/>
        </w:rPr>
        <w:t>要么</w:t>
      </w:r>
      <w:r w:rsidRPr="00EC389E">
        <w:t>仅捕获局</w:t>
      </w:r>
      <w:r w:rsidR="003F7CF2">
        <w:t>部</w:t>
      </w:r>
      <w:r w:rsidR="003F7CF2">
        <w:rPr>
          <w:rFonts w:hint="eastAsia"/>
        </w:rPr>
        <w:t>特征</w:t>
      </w:r>
      <w:r w:rsidR="00B91319">
        <w:t>，</w:t>
      </w:r>
      <w:r w:rsidR="00B91319">
        <w:rPr>
          <w:rFonts w:hint="eastAsia"/>
        </w:rPr>
        <w:t>要么</w:t>
      </w:r>
      <w:r w:rsidR="00B91319">
        <w:t>在</w:t>
      </w:r>
      <w:r w:rsidR="00834796">
        <w:rPr>
          <w:rFonts w:hint="eastAsia"/>
        </w:rPr>
        <w:t>消耗大量的计算</w:t>
      </w:r>
      <w:ins w:id="66" w:author="jmh081701" w:date="2019-01-03T17:40:00Z">
        <w:r w:rsidR="003F11A0">
          <w:rPr>
            <w:rFonts w:hint="eastAsia"/>
          </w:rPr>
          <w:t>资源的情况</w:t>
        </w:r>
      </w:ins>
      <w:del w:id="67" w:author="jmh081701" w:date="2019-01-03T17:40:00Z">
        <w:r w:rsidR="00834796" w:rsidDel="003F11A0">
          <w:rPr>
            <w:rFonts w:hint="eastAsia"/>
          </w:rPr>
          <w:delText>资料</w:delText>
        </w:r>
      </w:del>
      <w:r w:rsidR="00834796">
        <w:rPr>
          <w:rFonts w:hint="eastAsia"/>
        </w:rPr>
        <w:t>来预测长序列。</w:t>
      </w:r>
    </w:p>
    <w:p w:rsidR="00EC389E" w:rsidRDefault="00B477E7">
      <w:r>
        <w:rPr>
          <w:noProof/>
        </w:rPr>
        <w:drawing>
          <wp:inline distT="0" distB="0" distL="0" distR="0">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rsidR="00B477E7" w:rsidRDefault="00B477E7" w:rsidP="00B477E7">
      <w:pPr>
        <w:jc w:val="left"/>
      </w:pPr>
      <w:r w:rsidRPr="00B477E7">
        <w:rPr>
          <w:rFonts w:hint="eastAsia"/>
        </w:rPr>
        <w:t>图</w:t>
      </w:r>
      <w:r w:rsidRPr="00B477E7">
        <w:t>1：使用EL-GAN进行车道标记分割的示意图：示例地面实况标签（左），基于[17]（中）的传统分割网络对应的原始预测，以及EL-GAN的预测（右））。请注意EL-GAN</w:t>
      </w:r>
      <w:r w:rsidR="00FD70A4">
        <w:rPr>
          <w:rFonts w:hint="eastAsia"/>
        </w:rPr>
        <w:t>在确定处和连接处和标注数据的细线是吻合的。</w:t>
      </w:r>
    </w:p>
    <w:p w:rsidR="00B477E7" w:rsidRDefault="00B71CD5" w:rsidP="00B477E7">
      <w:pPr>
        <w:ind w:firstLineChars="200" w:firstLine="420"/>
      </w:pPr>
      <w:r>
        <w:rPr>
          <w:rFonts w:hint="eastAsia"/>
        </w:rPr>
        <w:t>生成对抗网络（GAN）[</w:t>
      </w:r>
      <w:r>
        <w:t>12]</w:t>
      </w:r>
      <w:r>
        <w:rPr>
          <w:rFonts w:hint="eastAsia"/>
        </w:rPr>
        <w:t>是一种在</w:t>
      </w:r>
      <w:del w:id="68" w:author="jmh081701" w:date="2019-01-03T17:40:00Z">
        <w:r w:rsidDel="004C6108">
          <w:rPr>
            <w:rFonts w:hint="eastAsia"/>
          </w:rPr>
          <w:delText>原来</w:delText>
        </w:r>
      </w:del>
      <w:r>
        <w:rPr>
          <w:rFonts w:hint="eastAsia"/>
        </w:rPr>
        <w:t>不强调结构化信息的语义分割问题中</w:t>
      </w:r>
      <w:r w:rsidR="00330439">
        <w:rPr>
          <w:rFonts w:hint="eastAsia"/>
        </w:rPr>
        <w:t>提取结构化信息的一种很有</w:t>
      </w:r>
      <w:del w:id="69" w:author="jmh081701" w:date="2019-01-03T17:40:00Z">
        <w:r w:rsidR="00330439" w:rsidDel="004C6108">
          <w:rPr>
            <w:rFonts w:hint="eastAsia"/>
          </w:rPr>
          <w:delText>潜</w:delText>
        </w:r>
      </w:del>
      <w:r w:rsidR="00330439">
        <w:rPr>
          <w:rFonts w:hint="eastAsia"/>
        </w:rPr>
        <w:t>力的工具，它可以自动学习</w:t>
      </w:r>
      <w:ins w:id="70" w:author="jmh081701" w:date="2019-01-03T17:40:00Z">
        <w:r w:rsidR="000C7B69">
          <w:rPr>
            <w:rFonts w:hint="eastAsia"/>
          </w:rPr>
          <w:t>到</w:t>
        </w:r>
      </w:ins>
      <w:r w:rsidR="00330439">
        <w:rPr>
          <w:rFonts w:hint="eastAsia"/>
        </w:rPr>
        <w:t>所需的结构化属性。</w:t>
      </w:r>
      <w:r w:rsidR="00B477E7" w:rsidRPr="00B477E7">
        <w:t>GAN</w:t>
      </w:r>
      <w:r w:rsidR="00D14DED">
        <w:t>通过在极小极大</w:t>
      </w:r>
      <w:r w:rsidR="008B6279">
        <w:rPr>
          <w:rFonts w:hint="eastAsia"/>
        </w:rPr>
        <w:t>博弈</w:t>
      </w:r>
      <w:r w:rsidR="00B477E7" w:rsidRPr="00B477E7">
        <w:t>中以交替</w:t>
      </w:r>
      <w:del w:id="71" w:author="jmh081701" w:date="2019-01-03T17:40:00Z">
        <w:r w:rsidR="00B477E7" w:rsidRPr="00B477E7" w:rsidDel="00CB1BEB">
          <w:delText>方式</w:delText>
        </w:r>
      </w:del>
      <w:r w:rsidR="00B477E7" w:rsidRPr="00B477E7">
        <w:t>训练</w:t>
      </w:r>
      <w:r w:rsidR="0065338E">
        <w:t>两个网络</w:t>
      </w:r>
      <w:ins w:id="72" w:author="jmh081701" w:date="2019-01-03T17:40:00Z">
        <w:r w:rsidR="00CB1BEB">
          <w:t>的方式</w:t>
        </w:r>
      </w:ins>
      <w:r w:rsidR="0065338E">
        <w:t>来工作：训练生成器</w:t>
      </w:r>
      <w:del w:id="73" w:author="jmh081701" w:date="2019-01-03T17:41:00Z">
        <w:r w:rsidR="0065338E" w:rsidDel="00B61894">
          <w:delText>以</w:delText>
        </w:r>
      </w:del>
      <w:r w:rsidR="0065338E">
        <w:t>产生</w:t>
      </w:r>
      <w:r w:rsidR="009252F8">
        <w:rPr>
          <w:rFonts w:hint="eastAsia"/>
        </w:rPr>
        <w:t>预测</w:t>
      </w:r>
      <w:r w:rsidR="0065338E">
        <w:t>结果，同时训练鉴别器</w:t>
      </w:r>
      <w:r w:rsidR="009252F8">
        <w:rPr>
          <w:rFonts w:hint="eastAsia"/>
        </w:rPr>
        <w:t>将</w:t>
      </w:r>
      <w:r w:rsidR="0065338E">
        <w:t>真实</w:t>
      </w:r>
      <w:r w:rsidR="003C207F">
        <w:rPr>
          <w:rFonts w:hint="eastAsia"/>
        </w:rPr>
        <w:t>标签</w:t>
      </w:r>
      <w:r w:rsidR="00B477E7" w:rsidRPr="00B477E7">
        <w:t>（“</w:t>
      </w:r>
      <w:r w:rsidR="001E504B">
        <w:rPr>
          <w:rFonts w:hint="eastAsia"/>
        </w:rPr>
        <w:t>正确</w:t>
      </w:r>
      <w:r w:rsidR="00B477E7" w:rsidRPr="00B477E7">
        <w:t>”）</w:t>
      </w:r>
      <w:r w:rsidR="009252F8">
        <w:rPr>
          <w:rFonts w:hint="eastAsia"/>
        </w:rPr>
        <w:t>数据和预测数据</w:t>
      </w:r>
      <w:r w:rsidR="00F941D7">
        <w:rPr>
          <w:rFonts w:hint="eastAsia"/>
        </w:rPr>
        <w:t>（“假的”）</w:t>
      </w:r>
      <w:r w:rsidR="009252F8">
        <w:rPr>
          <w:rFonts w:hint="eastAsia"/>
        </w:rPr>
        <w:t>区分开来</w:t>
      </w:r>
      <w:r w:rsidR="00B477E7" w:rsidRPr="00B477E7">
        <w:t>。GAN</w:t>
      </w:r>
      <w:r w:rsidR="00946775">
        <w:t>也已应用于语义</w:t>
      </w:r>
      <w:r w:rsidR="00946775">
        <w:rPr>
          <w:rFonts w:hint="eastAsia"/>
        </w:rPr>
        <w:t>分割</w:t>
      </w:r>
      <w:r w:rsidR="0065338E">
        <w:t>问题，</w:t>
      </w:r>
      <w:ins w:id="74" w:author="jmh081701" w:date="2019-01-03T17:41:00Z">
        <w:r w:rsidR="000E742C">
          <w:t>不过是</w:t>
        </w:r>
      </w:ins>
      <w:r w:rsidR="009210A5">
        <w:rPr>
          <w:rFonts w:hint="eastAsia"/>
        </w:rPr>
        <w:t>使</w:t>
      </w:r>
      <w:r w:rsidR="009210A5">
        <w:rPr>
          <w:rFonts w:hint="eastAsia"/>
        </w:rPr>
        <w:lastRenderedPageBreak/>
        <w:t>用某种</w:t>
      </w:r>
      <w:r w:rsidR="0065338E">
        <w:rPr>
          <w:rFonts w:hint="eastAsia"/>
        </w:rPr>
        <w:t>逐像素损失</w:t>
      </w:r>
      <w:r w:rsidR="00B477E7" w:rsidRPr="00B477E7">
        <w:t>来解决上述问题</w:t>
      </w:r>
      <w:ins w:id="75" w:author="jmh081701" w:date="2019-01-03T17:41:00Z">
        <w:r w:rsidR="007C2B73">
          <w:t>的</w:t>
        </w:r>
      </w:ins>
      <w:r w:rsidR="00B477E7" w:rsidRPr="00B477E7">
        <w:t>[1]。</w:t>
      </w:r>
      <w:r w:rsidR="00822EE4">
        <w:rPr>
          <w:rFonts w:hint="eastAsia"/>
        </w:rPr>
        <w:t>通常是</w:t>
      </w:r>
      <w:r w:rsidR="00822EE4">
        <w:t>生成器</w:t>
      </w:r>
      <w:r w:rsidR="00822EE4">
        <w:rPr>
          <w:rFonts w:hint="eastAsia"/>
        </w:rPr>
        <w:t>先</w:t>
      </w:r>
      <w:r w:rsidR="00822EE4">
        <w:t>产生语义分割图，</w:t>
      </w:r>
      <w:r w:rsidR="00822EE4">
        <w:rPr>
          <w:rFonts w:hint="eastAsia"/>
        </w:rPr>
        <w:t>然后</w:t>
      </w:r>
      <w:r w:rsidR="00822EE4">
        <w:t>鉴别器</w:t>
      </w:r>
      <w:r w:rsidR="0065338E">
        <w:t>观察</w:t>
      </w:r>
      <w:r w:rsidR="0065338E">
        <w:rPr>
          <w:rFonts w:hint="eastAsia"/>
        </w:rPr>
        <w:t>实际标注数据</w:t>
      </w:r>
      <w:r w:rsidR="0065338E">
        <w:t>和预测</w:t>
      </w:r>
      <w:r w:rsidR="0065338E">
        <w:rPr>
          <w:rFonts w:hint="eastAsia"/>
        </w:rPr>
        <w:t>数据</w:t>
      </w:r>
      <w:r w:rsidR="00D32F86">
        <w:t>。</w:t>
      </w:r>
      <w:ins w:id="76" w:author="jmh081701" w:date="2019-01-03T17:42:00Z">
        <w:r w:rsidR="008869FC">
          <w:t>然后</w:t>
        </w:r>
      </w:ins>
      <w:r w:rsidR="00D32F86">
        <w:rPr>
          <w:rFonts w:hint="eastAsia"/>
        </w:rPr>
        <w:t>正如</w:t>
      </w:r>
      <w:r w:rsidR="00F941D7">
        <w:rPr>
          <w:rFonts w:hint="eastAsia"/>
        </w:rPr>
        <w:t>文献</w:t>
      </w:r>
      <w:r w:rsidR="00B477E7" w:rsidRPr="00B477E7">
        <w:t>[16]</w:t>
      </w:r>
      <w:r w:rsidR="00D32F86">
        <w:rPr>
          <w:rFonts w:hint="eastAsia"/>
        </w:rPr>
        <w:t>中</w:t>
      </w:r>
      <w:ins w:id="77" w:author="jmh081701" w:date="2019-01-03T17:42:00Z">
        <w:r w:rsidR="00A010E7">
          <w:rPr>
            <w:rFonts w:hint="eastAsia"/>
          </w:rPr>
          <w:t>指出</w:t>
        </w:r>
      </w:ins>
      <w:del w:id="78" w:author="jmh081701" w:date="2019-01-03T17:42:00Z">
        <w:r w:rsidR="00F941D7" w:rsidDel="00A010E7">
          <w:rPr>
            <w:rFonts w:hint="eastAsia"/>
          </w:rPr>
          <w:delText>发现</w:delText>
        </w:r>
        <w:r w:rsidR="00D32F86" w:rsidDel="00A010E7">
          <w:rPr>
            <w:rFonts w:hint="eastAsia"/>
          </w:rPr>
          <w:delText>的</w:delText>
        </w:r>
      </w:del>
      <w:r w:rsidR="00D32F86">
        <w:rPr>
          <w:rFonts w:hint="eastAsia"/>
        </w:rPr>
        <w:t>那样，这种方法存在很明显的不足</w:t>
      </w:r>
      <w:r w:rsidR="0065338E">
        <w:t>：鉴别器的</w:t>
      </w:r>
      <w:r w:rsidR="0065338E">
        <w:rPr>
          <w:rFonts w:hint="eastAsia"/>
        </w:rPr>
        <w:t>二分类</w:t>
      </w:r>
      <w:r w:rsidR="00D32F86">
        <w:t>预测不能提供稳定</w:t>
      </w:r>
      <w:r w:rsidR="00B477E7" w:rsidRPr="00B477E7">
        <w:t>的梯度</w:t>
      </w:r>
      <w:del w:id="79" w:author="jmh081701" w:date="2019-01-03T17:42:00Z">
        <w:r w:rsidR="0065338E" w:rsidDel="00283D5C">
          <w:rPr>
            <w:rFonts w:hint="eastAsia"/>
          </w:rPr>
          <w:delText>反馈</w:delText>
        </w:r>
      </w:del>
      <w:r w:rsidR="0065338E">
        <w:rPr>
          <w:rFonts w:hint="eastAsia"/>
        </w:rPr>
        <w:t>来</w:t>
      </w:r>
      <w:r w:rsidR="00B477E7" w:rsidRPr="00B477E7">
        <w:rPr>
          <w:rFonts w:hint="eastAsia"/>
        </w:rPr>
        <w:t>训练网络。</w:t>
      </w:r>
    </w:p>
    <w:p w:rsidR="00B477E7" w:rsidRDefault="00C31189" w:rsidP="00B477E7">
      <w:pPr>
        <w:ind w:firstLineChars="200" w:firstLine="420"/>
      </w:pPr>
      <w:r>
        <w:rPr>
          <w:rFonts w:hint="eastAsia"/>
        </w:rPr>
        <w:t>一般来说，</w:t>
      </w:r>
      <w:r w:rsidR="00B477E7" w:rsidRPr="00B477E7">
        <w:t>GAN</w:t>
      </w:r>
      <w:r>
        <w:t>中</w:t>
      </w:r>
      <w:del w:id="80" w:author="jmh081701" w:date="2019-01-03T17:42:00Z">
        <w:r w:rsidDel="00884DDD">
          <w:delText>的</w:delText>
        </w:r>
      </w:del>
      <w:r>
        <w:t>鉴别器</w:t>
      </w:r>
      <w:ins w:id="81" w:author="jmh081701" w:date="2019-01-03T17:42:00Z">
        <w:r w:rsidR="00C43F27">
          <w:t>是</w:t>
        </w:r>
      </w:ins>
      <w:r>
        <w:t>无监督</w:t>
      </w:r>
      <w:r>
        <w:rPr>
          <w:rFonts w:hint="eastAsia"/>
        </w:rPr>
        <w:t>训练的，它</w:t>
      </w:r>
      <w:ins w:id="82" w:author="jmh081701" w:date="2019-01-03T17:42:00Z">
        <w:r w:rsidR="00EC1519">
          <w:rPr>
            <w:rFonts w:hint="eastAsia"/>
          </w:rPr>
          <w:t>通过</w:t>
        </w:r>
      </w:ins>
      <w:r w:rsidR="00B477E7" w:rsidRPr="00B477E7">
        <w:t>交替</w:t>
      </w:r>
      <w:ins w:id="83" w:author="jmh081701" w:date="2019-01-03T17:42:00Z">
        <w:r w:rsidR="00EC1519">
          <w:rPr>
            <w:rFonts w:hint="eastAsia"/>
          </w:rPr>
          <w:t>的方式</w:t>
        </w:r>
      </w:ins>
      <w:del w:id="84" w:author="jmh081701" w:date="2019-01-03T17:42:00Z">
        <w:r w:rsidR="00E87DBF" w:rsidDel="00EC1519">
          <w:rPr>
            <w:rFonts w:hint="eastAsia"/>
          </w:rPr>
          <w:delText>地</w:delText>
        </w:r>
      </w:del>
      <w:r w:rsidR="00B477E7" w:rsidRPr="00B477E7">
        <w:t>（例如[1]）观察“</w:t>
      </w:r>
      <w:r w:rsidR="0098340C">
        <w:t>真</w:t>
      </w:r>
      <w:r w:rsidR="00B477E7" w:rsidRPr="00B477E7">
        <w:t>”或“假”数据。</w:t>
      </w:r>
      <w:r w:rsidR="00221684">
        <w:t>然而，在语义分割问题</w:t>
      </w:r>
      <w:r w:rsidR="00221684">
        <w:rPr>
          <w:rFonts w:hint="eastAsia"/>
        </w:rPr>
        <w:t>中</w:t>
      </w:r>
      <w:r w:rsidR="0098340C">
        <w:t>我们</w:t>
      </w:r>
      <w:r w:rsidR="0000575F">
        <w:rPr>
          <w:rFonts w:hint="eastAsia"/>
        </w:rPr>
        <w:t>通常</w:t>
      </w:r>
      <w:r w:rsidR="0098340C">
        <w:t>可以</w:t>
      </w:r>
      <w:r w:rsidR="0098340C">
        <w:rPr>
          <w:rFonts w:hint="eastAsia"/>
        </w:rPr>
        <w:t>得到</w:t>
      </w:r>
      <w:del w:id="85" w:author="jmh081701" w:date="2019-01-03T17:43:00Z">
        <w:r w:rsidR="0098340C" w:rsidDel="0052714A">
          <w:delText>对应</w:delText>
        </w:r>
      </w:del>
      <w:r w:rsidR="0098340C">
        <w:rPr>
          <w:rFonts w:hint="eastAsia"/>
        </w:rPr>
        <w:t>某</w:t>
      </w:r>
      <w:r w:rsidR="0098340C">
        <w:t>预测</w:t>
      </w:r>
      <w:r w:rsidR="0098340C">
        <w:rPr>
          <w:rFonts w:hint="eastAsia"/>
        </w:rPr>
        <w:t>数据</w:t>
      </w:r>
      <w:ins w:id="86" w:author="jmh081701" w:date="2019-01-03T17:43:00Z">
        <w:r w:rsidR="0052714A">
          <w:rPr>
            <w:rFonts w:hint="eastAsia"/>
          </w:rPr>
          <w:t>对应</w:t>
        </w:r>
      </w:ins>
      <w:r w:rsidR="0098340C">
        <w:rPr>
          <w:rFonts w:hint="eastAsia"/>
        </w:rPr>
        <w:t>的实际标注数</w:t>
      </w:r>
      <w:r w:rsidR="00B477E7" w:rsidRPr="00B477E7">
        <w:t>据。</w:t>
      </w:r>
      <w:r w:rsidR="004A032A">
        <w:rPr>
          <w:rFonts w:hint="eastAsia"/>
        </w:rPr>
        <w:t>而我们所做工作</w:t>
      </w:r>
      <w:r w:rsidR="00221684">
        <w:rPr>
          <w:rFonts w:hint="eastAsia"/>
        </w:rPr>
        <w:t>就是</w:t>
      </w:r>
      <w:r w:rsidR="004A032A">
        <w:rPr>
          <w:rFonts w:hint="eastAsia"/>
        </w:rPr>
        <w:t>想方设法</w:t>
      </w:r>
      <w:r w:rsidR="0098340C">
        <w:rPr>
          <w:rFonts w:hint="eastAsia"/>
        </w:rPr>
        <w:t>把标注数据和预测数据</w:t>
      </w:r>
      <w:ins w:id="87" w:author="jmh081701" w:date="2019-01-03T17:43:00Z">
        <w:r w:rsidR="00C21C49">
          <w:rPr>
            <w:rFonts w:hint="eastAsia"/>
          </w:rPr>
          <w:t>的配对信息</w:t>
        </w:r>
      </w:ins>
      <w:r w:rsidR="0098340C">
        <w:rPr>
          <w:rFonts w:hint="eastAsia"/>
        </w:rPr>
        <w:t>输入到网络里面</w:t>
      </w:r>
      <w:r w:rsidR="00B477E7" w:rsidRPr="00B477E7">
        <w:t>，</w:t>
      </w:r>
      <w:r w:rsidR="0098340C">
        <w:rPr>
          <w:rFonts w:hint="eastAsia"/>
        </w:rPr>
        <w:t>这样</w:t>
      </w:r>
      <w:r w:rsidR="0098340C">
        <w:t>鉴别器可以获得更有</w:t>
      </w:r>
      <w:r w:rsidR="0098340C">
        <w:rPr>
          <w:rFonts w:hint="eastAsia"/>
        </w:rPr>
        <w:t>效</w:t>
      </w:r>
      <w:r w:rsidR="0098340C">
        <w:t>的反馈，</w:t>
      </w:r>
      <w:r w:rsidR="0098340C">
        <w:rPr>
          <w:rFonts w:hint="eastAsia"/>
        </w:rPr>
        <w:t>使得</w:t>
      </w:r>
      <w:r w:rsidR="006D0B5A">
        <w:rPr>
          <w:rFonts w:hint="eastAsia"/>
        </w:rPr>
        <w:t>网络</w:t>
      </w:r>
      <w:r w:rsidR="0098340C">
        <w:t>训练朝</w:t>
      </w:r>
      <w:r w:rsidR="0098340C">
        <w:rPr>
          <w:rFonts w:hint="eastAsia"/>
        </w:rPr>
        <w:t>着生成</w:t>
      </w:r>
      <w:r w:rsidR="0098340C">
        <w:t>更真实的</w:t>
      </w:r>
      <w:r w:rsidR="0098340C">
        <w:rPr>
          <w:rFonts w:hint="eastAsia"/>
        </w:rPr>
        <w:t>数据</w:t>
      </w:r>
      <w:r w:rsidR="00B477E7" w:rsidRPr="00B477E7">
        <w:t>方向</w:t>
      </w:r>
      <w:r w:rsidR="0098340C">
        <w:rPr>
          <w:rFonts w:hint="eastAsia"/>
        </w:rPr>
        <w:t>发展</w:t>
      </w:r>
      <w:r w:rsidR="00B477E7" w:rsidRPr="00B477E7">
        <w:t>。</w:t>
      </w:r>
      <w:del w:id="88" w:author="jmh081701" w:date="2019-01-03T17:43:00Z">
        <w:r w:rsidR="00192B74" w:rsidDel="0028462C">
          <w:delText>换句话说，</w:delText>
        </w:r>
      </w:del>
      <w:r w:rsidR="00F941D7">
        <w:rPr>
          <w:rFonts w:hint="eastAsia"/>
        </w:rPr>
        <w:t>这种方式</w:t>
      </w:r>
      <w:r w:rsidR="00192B74">
        <w:t>可以</w:t>
      </w:r>
      <w:r w:rsidR="00F941D7">
        <w:rPr>
          <w:rFonts w:hint="eastAsia"/>
        </w:rPr>
        <w:t>促使</w:t>
      </w:r>
      <w:r w:rsidR="00192B74">
        <w:t>鉴别器</w:t>
      </w:r>
      <w:r w:rsidR="00F941D7">
        <w:rPr>
          <w:rFonts w:hint="eastAsia"/>
        </w:rPr>
        <w:t>能</w:t>
      </w:r>
      <w:r w:rsidR="00192B74">
        <w:t>学习</w:t>
      </w:r>
      <w:r w:rsidR="00192B74">
        <w:rPr>
          <w:rFonts w:hint="eastAsia"/>
        </w:rPr>
        <w:t>到一个带监督的损失函数</w:t>
      </w:r>
      <w:r w:rsidR="00B477E7" w:rsidRPr="00B477E7">
        <w:t>。</w:t>
      </w:r>
    </w:p>
    <w:p w:rsidR="00B477E7" w:rsidRDefault="001B22BF" w:rsidP="00B477E7">
      <w:pPr>
        <w:ind w:firstLineChars="200" w:firstLine="420"/>
      </w:pPr>
      <w:r>
        <w:rPr>
          <w:rFonts w:hint="eastAsia"/>
        </w:rPr>
        <w:t>在本文中，我们提出一种在语义分割问题</w:t>
      </w:r>
      <w:r w:rsidR="00192B74">
        <w:rPr>
          <w:rFonts w:hint="eastAsia"/>
        </w:rPr>
        <w:t>中</w:t>
      </w:r>
      <w:ins w:id="89" w:author="jmh081701" w:date="2019-01-03T17:44:00Z">
        <w:r w:rsidR="000E436D">
          <w:rPr>
            <w:rFonts w:hint="eastAsia"/>
          </w:rPr>
          <w:t>强调</w:t>
        </w:r>
      </w:ins>
      <w:del w:id="90" w:author="jmh081701" w:date="2019-01-03T17:44:00Z">
        <w:r w:rsidR="00192B74" w:rsidDel="000E436D">
          <w:rPr>
            <w:rFonts w:hint="eastAsia"/>
          </w:rPr>
          <w:delText>强调</w:delText>
        </w:r>
      </w:del>
      <w:r w:rsidR="00B477E7" w:rsidRPr="00B477E7">
        <w:rPr>
          <w:rFonts w:hint="eastAsia"/>
        </w:rPr>
        <w:t>结构</w:t>
      </w:r>
      <w:r>
        <w:rPr>
          <w:rFonts w:hint="eastAsia"/>
        </w:rPr>
        <w:t>化</w:t>
      </w:r>
      <w:r w:rsidR="00BE5B7F">
        <w:rPr>
          <w:rFonts w:hint="eastAsia"/>
        </w:rPr>
        <w:t>信息的网络结构</w:t>
      </w:r>
      <w:r w:rsidR="00B477E7" w:rsidRPr="00B477E7">
        <w:rPr>
          <w:rFonts w:hint="eastAsia"/>
        </w:rPr>
        <w:t>。</w:t>
      </w:r>
      <w:r w:rsidR="00192B74">
        <w:rPr>
          <w:rFonts w:hint="eastAsia"/>
        </w:rPr>
        <w:t>具体地说</w:t>
      </w:r>
      <w:r w:rsidR="00B477E7" w:rsidRPr="00B477E7">
        <w:t>，我们提出EL-GAN（</w:t>
      </w:r>
      <w:r w:rsidR="00192B74">
        <w:rPr>
          <w:rFonts w:hint="eastAsia"/>
        </w:rPr>
        <w:t>E</w:t>
      </w:r>
      <w:r w:rsidR="00192B74">
        <w:t>mbedding loss GAN）</w:t>
      </w:r>
      <w:r w:rsidR="00B14182">
        <w:rPr>
          <w:rFonts w:hint="eastAsia"/>
        </w:rPr>
        <w:t>网络</w:t>
      </w:r>
      <w:r w:rsidR="00E86EB8">
        <w:t>，其中鉴别器将源数据</w:t>
      </w:r>
      <w:r w:rsidR="00E86EB8">
        <w:rPr>
          <w:rFonts w:hint="eastAsia"/>
        </w:rPr>
        <w:t>、</w:t>
      </w:r>
      <w:r w:rsidR="00192B74">
        <w:t>预测图和</w:t>
      </w:r>
      <w:r w:rsidR="00192B74">
        <w:rPr>
          <w:rFonts w:hint="eastAsia"/>
        </w:rPr>
        <w:t>实际</w:t>
      </w:r>
      <w:r w:rsidR="00E86EB8">
        <w:rPr>
          <w:rFonts w:hint="eastAsia"/>
        </w:rPr>
        <w:t>标注数据</w:t>
      </w:r>
      <w:r w:rsidR="00E86EB8">
        <w:t>作为输入，</w:t>
      </w:r>
      <w:r w:rsidR="00A83D18">
        <w:rPr>
          <w:rFonts w:hint="eastAsia"/>
        </w:rPr>
        <w:t>通过</w:t>
      </w:r>
      <w:r w:rsidR="00192B74">
        <w:t>训练</w:t>
      </w:r>
      <w:ins w:id="91" w:author="jmh081701" w:date="2019-01-03T17:44:00Z">
        <w:r w:rsidR="008C4B38">
          <w:t>来</w:t>
        </w:r>
      </w:ins>
      <w:r w:rsidR="00192B74">
        <w:t>最小化预测</w:t>
      </w:r>
      <w:r w:rsidR="00DD5A82">
        <w:rPr>
          <w:rFonts w:hint="eastAsia"/>
        </w:rPr>
        <w:t>结果</w:t>
      </w:r>
      <w:r w:rsidR="00192B74">
        <w:t>和</w:t>
      </w:r>
      <w:r w:rsidR="00DD5A82">
        <w:rPr>
          <w:rFonts w:hint="eastAsia"/>
        </w:rPr>
        <w:t>真实</w:t>
      </w:r>
      <w:r w:rsidR="00192B74">
        <w:t>标签之间</w:t>
      </w:r>
      <w:r w:rsidR="00192B74">
        <w:rPr>
          <w:rFonts w:hint="eastAsia"/>
        </w:rPr>
        <w:t>的差异</w:t>
      </w:r>
      <w:r w:rsidR="00B477E7" w:rsidRPr="00B477E7">
        <w:t>。</w:t>
      </w:r>
      <w:r w:rsidR="00E86EB8">
        <w:rPr>
          <w:rFonts w:hint="eastAsia"/>
        </w:rPr>
        <w:t>E</w:t>
      </w:r>
      <w:r w:rsidR="00E86EB8">
        <w:t>L-GAN</w:t>
      </w:r>
      <w:r w:rsidR="00E86EB8">
        <w:rPr>
          <w:rFonts w:hint="eastAsia"/>
        </w:rPr>
        <w:t>的</w:t>
      </w:r>
      <w:r w:rsidR="00192B74">
        <w:rPr>
          <w:rFonts w:hint="eastAsia"/>
        </w:rPr>
        <w:t>梯度</w:t>
      </w:r>
      <w:r w:rsidR="00192B74">
        <w:t>反馈</w:t>
      </w:r>
      <w:r w:rsidR="00E86EB8">
        <w:rPr>
          <w:rFonts w:hint="eastAsia"/>
        </w:rPr>
        <w:t>更加有效</w:t>
      </w:r>
      <w:ins w:id="92" w:author="jmh081701" w:date="2019-01-03T17:45:00Z">
        <w:r w:rsidR="00B83442">
          <w:rPr>
            <w:rFonts w:hint="eastAsia"/>
          </w:rPr>
          <w:t>，网络</w:t>
        </w:r>
      </w:ins>
      <w:del w:id="93" w:author="jmh081701" w:date="2019-01-03T17:45:00Z">
        <w:r w:rsidR="00192B74" w:rsidDel="00B83442">
          <w:delText>和</w:delText>
        </w:r>
      </w:del>
      <w:r w:rsidR="00B477E7" w:rsidRPr="00B477E7">
        <w:t>训练</w:t>
      </w:r>
      <w:r w:rsidR="00E86EB8">
        <w:rPr>
          <w:rFonts w:hint="eastAsia"/>
        </w:rPr>
        <w:t>更</w:t>
      </w:r>
      <w:ins w:id="94" w:author="jmh081701" w:date="2019-01-03T17:45:00Z">
        <w:r w:rsidR="00B83442">
          <w:rPr>
            <w:rFonts w:hint="eastAsia"/>
          </w:rPr>
          <w:t>加</w:t>
        </w:r>
      </w:ins>
      <w:del w:id="95" w:author="jmh081701" w:date="2019-01-03T17:45:00Z">
        <w:r w:rsidR="00E86EB8" w:rsidDel="00B83442">
          <w:rPr>
            <w:rFonts w:hint="eastAsia"/>
          </w:rPr>
          <w:delText>家</w:delText>
        </w:r>
      </w:del>
      <w:r w:rsidR="00E86EB8">
        <w:t>稳定</w:t>
      </w:r>
      <w:ins w:id="96" w:author="jmh081701" w:date="2019-01-03T17:46:00Z">
        <w:r w:rsidR="00681843">
          <w:rPr>
            <w:rFonts w:hint="eastAsia"/>
          </w:rPr>
          <w:t>。</w:t>
        </w:r>
      </w:ins>
      <w:del w:id="97" w:author="jmh081701" w:date="2019-01-03T17:46:00Z">
        <w:r w:rsidR="00192B74" w:rsidDel="00681843">
          <w:rPr>
            <w:rFonts w:hint="eastAsia"/>
          </w:rPr>
          <w:delText>，这</w:delText>
        </w:r>
        <w:r w:rsidR="00E86EB8" w:rsidDel="00681843">
          <w:delText>使我们能够</w:delText>
        </w:r>
        <w:r w:rsidR="00E86EB8" w:rsidDel="00681843">
          <w:rPr>
            <w:rFonts w:hint="eastAsia"/>
          </w:rPr>
          <w:delText>成功基于GAN架构的</w:delText>
        </w:r>
        <w:r w:rsidR="00192B74" w:rsidDel="00681843">
          <w:delText>训练语义</w:delText>
        </w:r>
        <w:r w:rsidR="00192B74" w:rsidDel="00681843">
          <w:rPr>
            <w:rFonts w:hint="eastAsia"/>
          </w:rPr>
          <w:delText>分割</w:delText>
        </w:r>
        <w:r w:rsidR="00B477E7" w:rsidRPr="00B477E7" w:rsidDel="00681843">
          <w:delText>网络。</w:delText>
        </w:r>
      </w:del>
      <w:r w:rsidR="00192B74">
        <w:t>因此，我们</w:t>
      </w:r>
      <w:r w:rsidR="00192B74">
        <w:rPr>
          <w:rFonts w:hint="eastAsia"/>
        </w:rPr>
        <w:t>的</w:t>
      </w:r>
      <w:r w:rsidR="00DB471C">
        <w:rPr>
          <w:rFonts w:hint="eastAsia"/>
        </w:rPr>
        <w:t>模型在</w:t>
      </w:r>
      <w:r w:rsidR="00DB471C" w:rsidRPr="00B477E7">
        <w:t>不需要额外的问题</w:t>
      </w:r>
      <w:r w:rsidR="00DB471C">
        <w:t>特定损失</w:t>
      </w:r>
      <w:r w:rsidR="00DB471C">
        <w:rPr>
          <w:rFonts w:hint="eastAsia"/>
        </w:rPr>
        <w:t>项</w:t>
      </w:r>
      <w:r w:rsidR="004D17FC">
        <w:rPr>
          <w:rFonts w:hint="eastAsia"/>
        </w:rPr>
        <w:t>和复杂的</w:t>
      </w:r>
      <w:r w:rsidR="00DB471C" w:rsidRPr="00B477E7">
        <w:t>后处理步骤</w:t>
      </w:r>
      <w:r w:rsidR="004D17FC">
        <w:rPr>
          <w:rFonts w:hint="eastAsia"/>
        </w:rPr>
        <w:t>的情况下就能使预测结果拥有和</w:t>
      </w:r>
      <w:r w:rsidR="00192B74">
        <w:rPr>
          <w:rFonts w:hint="eastAsia"/>
        </w:rPr>
        <w:t>训练数据</w:t>
      </w:r>
      <w:r w:rsidR="004D17FC">
        <w:rPr>
          <w:rFonts w:hint="eastAsia"/>
        </w:rPr>
        <w:t>相似</w:t>
      </w:r>
      <w:r w:rsidR="00DB471C">
        <w:rPr>
          <w:rFonts w:hint="eastAsia"/>
        </w:rPr>
        <w:t>的结构化信息</w:t>
      </w:r>
      <w:r w:rsidR="00B477E7" w:rsidRPr="00B477E7">
        <w:t>。图1</w:t>
      </w:r>
      <w:r w:rsidR="00192B74">
        <w:rPr>
          <w:rFonts w:hint="eastAsia"/>
        </w:rPr>
        <w:t>中实际数据、常规方法得到的预测数据和E</w:t>
      </w:r>
      <w:r w:rsidR="00192B74">
        <w:t>L-GAN</w:t>
      </w:r>
      <w:r w:rsidR="00192B74">
        <w:rPr>
          <w:rFonts w:hint="eastAsia"/>
        </w:rPr>
        <w:t>得到的预测数据之间的对比就很好的显示了这一点</w:t>
      </w:r>
      <w:r w:rsidR="00B477E7" w:rsidRPr="00B477E7">
        <w:t>。</w:t>
      </w:r>
      <w:r w:rsidR="00C4321F">
        <w:rPr>
          <w:rFonts w:hint="eastAsia"/>
        </w:rPr>
        <w:t>本文</w:t>
      </w:r>
      <w:r w:rsidR="00B477E7" w:rsidRPr="00B477E7">
        <w:rPr>
          <w:rFonts w:hint="eastAsia"/>
        </w:rPr>
        <w:t>的贡献是：</w:t>
      </w:r>
    </w:p>
    <w:p w:rsidR="00B477E7" w:rsidRDefault="007979CF" w:rsidP="00B477E7">
      <w:pPr>
        <w:pStyle w:val="a3"/>
        <w:numPr>
          <w:ilvl w:val="0"/>
          <w:numId w:val="1"/>
        </w:numPr>
        <w:ind w:firstLineChars="0"/>
      </w:pPr>
      <w:r>
        <w:rPr>
          <w:rFonts w:hint="eastAsia"/>
        </w:rPr>
        <w:t>针对</w:t>
      </w:r>
      <w:r w:rsidR="00345146">
        <w:rPr>
          <w:rFonts w:hint="eastAsia"/>
        </w:rPr>
        <w:t>语义切割的问题</w:t>
      </w:r>
      <w:r w:rsidR="00127902">
        <w:rPr>
          <w:rFonts w:hint="eastAsia"/>
        </w:rPr>
        <w:t>我们提出了</w:t>
      </w:r>
      <w:r w:rsidR="00125F6C">
        <w:rPr>
          <w:rFonts w:hint="eastAsia"/>
        </w:rPr>
        <w:t>一种</w:t>
      </w:r>
      <w:r w:rsidR="00127902">
        <w:rPr>
          <w:rFonts w:hint="eastAsia"/>
        </w:rPr>
        <w:t>可以强调结构信息的新型</w:t>
      </w:r>
      <w:r w:rsidR="00345146">
        <w:rPr>
          <w:rFonts w:hint="eastAsia"/>
        </w:rPr>
        <w:t>网络</w:t>
      </w:r>
      <w:r w:rsidR="00125F6C">
        <w:rPr>
          <w:rFonts w:hint="eastAsia"/>
        </w:rPr>
        <w:t>结构</w:t>
      </w:r>
      <w:r w:rsidR="00B477E7" w:rsidRPr="00B477E7">
        <w:rPr>
          <w:rFonts w:hint="eastAsia"/>
        </w:rPr>
        <w:t>，</w:t>
      </w:r>
      <w:r w:rsidR="00345146">
        <w:rPr>
          <w:rFonts w:hint="eastAsia"/>
        </w:rPr>
        <w:t>它是</w:t>
      </w:r>
      <w:r w:rsidR="00127902">
        <w:rPr>
          <w:rFonts w:hint="eastAsia"/>
        </w:rPr>
        <w:t>基于GAN网络架构的，特点在于同时将实际标注数据和预测数据同时输入给鉴别器</w:t>
      </w:r>
      <w:r w:rsidR="00B477E7" w:rsidRPr="00B477E7">
        <w:rPr>
          <w:rFonts w:hint="eastAsia"/>
        </w:rPr>
        <w:t>。</w:t>
      </w:r>
      <w:r w:rsidR="00127902">
        <w:rPr>
          <w:rFonts w:hint="eastAsia"/>
        </w:rPr>
        <w:t>这种新网络结构</w:t>
      </w:r>
      <w:r w:rsidR="00345146">
        <w:rPr>
          <w:rFonts w:hint="eastAsia"/>
        </w:rPr>
        <w:t>便是</w:t>
      </w:r>
      <w:r w:rsidR="00C4321F">
        <w:t>我们</w:t>
      </w:r>
      <w:r w:rsidR="00C4321F">
        <w:rPr>
          <w:rFonts w:hint="eastAsia"/>
        </w:rPr>
        <w:t>提出</w:t>
      </w:r>
      <w:r w:rsidR="00345146">
        <w:rPr>
          <w:rFonts w:hint="eastAsia"/>
        </w:rPr>
        <w:t>的</w:t>
      </w:r>
      <w:r w:rsidR="00B477E7" w:rsidRPr="00B477E7">
        <w:t>EL-GAN</w:t>
      </w:r>
      <w:r w:rsidR="00C4321F">
        <w:t>，</w:t>
      </w:r>
      <w:ins w:id="98" w:author="jmh081701" w:date="2019-01-03T17:47:00Z">
        <w:r w:rsidR="00114837">
          <w:t>它</w:t>
        </w:r>
      </w:ins>
      <w:r w:rsidR="00C4321F">
        <w:rPr>
          <w:rFonts w:hint="eastAsia"/>
        </w:rPr>
        <w:t>使用</w:t>
      </w:r>
      <w:r w:rsidR="00037C15" w:rsidRPr="00037C15">
        <w:rPr>
          <w:rFonts w:hint="eastAsia"/>
        </w:rPr>
        <w:t>预测</w:t>
      </w:r>
      <w:r w:rsidR="00127902">
        <w:rPr>
          <w:rFonts w:hint="eastAsia"/>
        </w:rPr>
        <w:t>数据和真实标注数据的嵌入表示</w:t>
      </w:r>
      <w:r w:rsidR="00953971">
        <w:rPr>
          <w:rFonts w:hint="eastAsia"/>
        </w:rPr>
        <w:t>之间</w:t>
      </w:r>
      <w:r w:rsidR="00127902">
        <w:rPr>
          <w:rFonts w:hint="eastAsia"/>
        </w:rPr>
        <w:t>的</w:t>
      </w:r>
      <w:r w:rsidR="00953971" w:rsidRPr="00B477E7">
        <w:rPr>
          <w:i/>
        </w:rPr>
        <w:t>L</w:t>
      </w:r>
      <w:r w:rsidR="00953971" w:rsidRPr="00B477E7">
        <w:rPr>
          <w:rFonts w:hint="eastAsia"/>
          <w:i/>
          <w:vertAlign w:val="subscript"/>
        </w:rPr>
        <w:t>2</w:t>
      </w:r>
      <w:r w:rsidR="00127902">
        <w:rPr>
          <w:rFonts w:hint="eastAsia"/>
        </w:rPr>
        <w:t>损失作</w:t>
      </w:r>
      <w:r w:rsidR="00953971">
        <w:rPr>
          <w:rFonts w:hint="eastAsia"/>
        </w:rPr>
        <w:t>为损失函数</w:t>
      </w:r>
      <w:r w:rsidR="00C4321F">
        <w:rPr>
          <w:rFonts w:hint="eastAsia"/>
        </w:rPr>
        <w:t>。</w:t>
      </w:r>
    </w:p>
    <w:p w:rsidR="00B477E7" w:rsidRDefault="00C4321F" w:rsidP="00B477E7">
      <w:pPr>
        <w:pStyle w:val="a3"/>
        <w:numPr>
          <w:ilvl w:val="0"/>
          <w:numId w:val="1"/>
        </w:numPr>
        <w:ind w:firstLineChars="0"/>
      </w:pPr>
      <w:r>
        <w:rPr>
          <w:rFonts w:hint="eastAsia"/>
        </w:rPr>
        <w:t>我们</w:t>
      </w:r>
      <w:ins w:id="99" w:author="jmh081701" w:date="2019-01-03T17:47:00Z">
        <w:r w:rsidR="00681C89">
          <w:rPr>
            <w:rFonts w:hint="eastAsia"/>
          </w:rPr>
          <w:t>的实验结果</w:t>
        </w:r>
      </w:ins>
      <w:r>
        <w:rPr>
          <w:rFonts w:hint="eastAsia"/>
        </w:rPr>
        <w:t>表明，与普通的对抗损失相比</w:t>
      </w:r>
      <w:ins w:id="100" w:author="jmh081701" w:date="2019-01-03T17:47:00Z">
        <w:r w:rsidR="006326DF">
          <w:rPr>
            <w:rFonts w:hint="eastAsia"/>
          </w:rPr>
          <w:t>，</w:t>
        </w:r>
      </w:ins>
      <w:del w:id="101" w:author="jmh081701" w:date="2019-01-03T17:47:00Z">
        <w:r w:rsidDel="006326DF">
          <w:rPr>
            <w:rFonts w:hint="eastAsia"/>
          </w:rPr>
          <w:delText>，</w:delText>
        </w:r>
      </w:del>
      <w:r>
        <w:rPr>
          <w:rFonts w:hint="eastAsia"/>
        </w:rPr>
        <w:t>嵌入损失基本上使</w:t>
      </w:r>
      <w:r w:rsidR="00B477E7" w:rsidRPr="00B477E7">
        <w:rPr>
          <w:rFonts w:hint="eastAsia"/>
        </w:rPr>
        <w:t>训练</w:t>
      </w:r>
      <w:r>
        <w:rPr>
          <w:rFonts w:hint="eastAsia"/>
        </w:rPr>
        <w:t>过程更加稳定并使得梯度反向传播更加有效</w:t>
      </w:r>
      <w:r w:rsidR="00B477E7" w:rsidRPr="00B477E7">
        <w:rPr>
          <w:rFonts w:hint="eastAsia"/>
        </w:rPr>
        <w:t>。</w:t>
      </w:r>
      <w:r>
        <w:t>与传统的分割网络相比，这不需要额外的</w:t>
      </w:r>
      <w:r w:rsidR="00B477E7" w:rsidRPr="00B477E7">
        <w:t>损失项或复杂的后</w:t>
      </w:r>
      <w:r w:rsidR="00953971">
        <w:rPr>
          <w:rFonts w:hint="eastAsia"/>
        </w:rPr>
        <w:t>期</w:t>
      </w:r>
      <w:r w:rsidR="00B477E7" w:rsidRPr="00B477E7">
        <w:t>处理</w:t>
      </w:r>
      <w:r>
        <w:rPr>
          <w:rFonts w:hint="eastAsia"/>
        </w:rPr>
        <w:t>工作</w:t>
      </w:r>
      <w:r w:rsidR="00C550C4">
        <w:t>，</w:t>
      </w:r>
      <w:r w:rsidR="00C550C4">
        <w:rPr>
          <w:rFonts w:hint="eastAsia"/>
        </w:rPr>
        <w:t>但是依然可以</w:t>
      </w:r>
      <w:r w:rsidR="00B477E7" w:rsidRPr="00B477E7">
        <w:t>产生</w:t>
      </w:r>
      <w:r>
        <w:rPr>
          <w:rFonts w:hint="eastAsia"/>
        </w:rPr>
        <w:t>接近真实数据的</w:t>
      </w:r>
      <w:r>
        <w:t>预测</w:t>
      </w:r>
      <w:r>
        <w:rPr>
          <w:rFonts w:hint="eastAsia"/>
        </w:rPr>
        <w:t>结果</w:t>
      </w:r>
      <w:r w:rsidR="00B477E7" w:rsidRPr="00B477E7">
        <w:t>。</w:t>
      </w:r>
    </w:p>
    <w:p w:rsidR="00B477E7" w:rsidRDefault="00B477E7" w:rsidP="00B477E7">
      <w:pPr>
        <w:pStyle w:val="a3"/>
        <w:numPr>
          <w:ilvl w:val="0"/>
          <w:numId w:val="1"/>
        </w:numPr>
        <w:ind w:firstLineChars="0"/>
      </w:pPr>
      <w:r w:rsidRPr="00B477E7">
        <w:rPr>
          <w:rFonts w:hint="eastAsia"/>
        </w:rPr>
        <w:t>我们</w:t>
      </w:r>
      <w:ins w:id="102" w:author="jmh081701" w:date="2019-01-03T17:48:00Z">
        <w:r w:rsidR="006326DF">
          <w:rPr>
            <w:rFonts w:hint="eastAsia"/>
          </w:rPr>
          <w:t>提出的</w:t>
        </w:r>
      </w:ins>
      <w:del w:id="103" w:author="jmh081701" w:date="2019-01-03T17:48:00Z">
        <w:r w:rsidRPr="00B477E7" w:rsidDel="006326DF">
          <w:rPr>
            <w:rFonts w:hint="eastAsia"/>
          </w:rPr>
          <w:delText>证明了</w:delText>
        </w:r>
      </w:del>
      <w:r w:rsidRPr="00B477E7">
        <w:t>EL-GAN</w:t>
      </w:r>
      <w:ins w:id="104" w:author="jmh081701" w:date="2019-01-03T17:48:00Z">
        <w:r w:rsidR="006326DF" w:rsidRPr="00B477E7">
          <w:t>在自动驾驶应用中的</w:t>
        </w:r>
      </w:ins>
      <w:ins w:id="105" w:author="jmh081701" w:date="2019-01-03T17:49:00Z">
        <w:r w:rsidR="006326DF">
          <w:t>具有很强的</w:t>
        </w:r>
      </w:ins>
      <w:ins w:id="106" w:author="jmh081701" w:date="2019-01-03T17:48:00Z">
        <w:r w:rsidR="006326DF">
          <w:rPr>
            <w:rFonts w:hint="eastAsia"/>
          </w:rPr>
          <w:t>实用性</w:t>
        </w:r>
        <w:r w:rsidR="006326DF" w:rsidRPr="00B477E7">
          <w:t>，</w:t>
        </w:r>
        <w:r w:rsidR="006326DF">
          <w:rPr>
            <w:rFonts w:hint="eastAsia"/>
          </w:rPr>
          <w:t>但是</w:t>
        </w:r>
        <w:r w:rsidR="006326DF" w:rsidRPr="00B477E7">
          <w:t>该方法</w:t>
        </w:r>
      </w:ins>
      <w:ins w:id="107" w:author="jmh081701" w:date="2019-01-03T17:49:00Z">
        <w:r w:rsidR="006326DF">
          <w:t>也</w:t>
        </w:r>
      </w:ins>
      <w:del w:id="108" w:author="jmh081701" w:date="2019-01-03T17:48:00Z">
        <w:r w:rsidRPr="00B477E7" w:rsidDel="006326DF">
          <w:delText>在自动驾驶应用中的</w:delText>
        </w:r>
        <w:r w:rsidR="00953971" w:rsidDel="006326DF">
          <w:rPr>
            <w:rFonts w:hint="eastAsia"/>
          </w:rPr>
          <w:delText>实用性</w:delText>
        </w:r>
        <w:r w:rsidRPr="00B477E7" w:rsidDel="006326DF">
          <w:delText>，</w:delText>
        </w:r>
        <w:r w:rsidR="00953971" w:rsidDel="006326DF">
          <w:rPr>
            <w:rFonts w:hint="eastAsia"/>
          </w:rPr>
          <w:delText>因为</w:delText>
        </w:r>
        <w:r w:rsidRPr="00B477E7" w:rsidDel="006326DF">
          <w:delText>该方法</w:delText>
        </w:r>
      </w:del>
      <w:r w:rsidRPr="00B477E7">
        <w:t>是通用的</w:t>
      </w:r>
      <w:del w:id="109" w:author="jmh081701" w:date="2019-01-03T17:49:00Z">
        <w:r w:rsidRPr="00B477E7" w:rsidDel="006326DF">
          <w:delText>，</w:delText>
        </w:r>
      </w:del>
      <w:del w:id="110" w:author="jmh081701" w:date="2019-01-03T17:48:00Z">
        <w:r w:rsidR="00953971" w:rsidDel="006326DF">
          <w:rPr>
            <w:rFonts w:hint="eastAsia"/>
          </w:rPr>
          <w:delText>所以</w:delText>
        </w:r>
        <w:r w:rsidRPr="00B477E7" w:rsidDel="006326DF">
          <w:delText>也</w:delText>
        </w:r>
      </w:del>
      <w:r w:rsidRPr="00B477E7">
        <w:t>可以</w:t>
      </w:r>
      <w:ins w:id="111" w:author="jmh081701" w:date="2019-01-03T17:49:00Z">
        <w:r w:rsidR="006326DF">
          <w:t>很方便地</w:t>
        </w:r>
      </w:ins>
      <w:r w:rsidRPr="00B477E7">
        <w:t>应用于其他</w:t>
      </w:r>
      <w:r w:rsidR="00403677">
        <w:rPr>
          <w:rFonts w:hint="eastAsia"/>
        </w:rPr>
        <w:t>语义</w:t>
      </w:r>
      <w:r w:rsidRPr="00B477E7">
        <w:t>分</w:t>
      </w:r>
      <w:ins w:id="112" w:author="jmh081701" w:date="2019-01-03T17:49:00Z">
        <w:r w:rsidR="006326DF">
          <w:rPr>
            <w:rFonts w:hint="eastAsia"/>
          </w:rPr>
          <w:t>割</w:t>
        </w:r>
      </w:ins>
      <w:del w:id="113" w:author="jmh081701" w:date="2019-01-03T17:49:00Z">
        <w:r w:rsidRPr="00B477E7" w:rsidDel="006326DF">
          <w:delText>段</w:delText>
        </w:r>
      </w:del>
      <w:r w:rsidRPr="00B477E7">
        <w:t>问题。我们在TuSimple</w:t>
      </w:r>
      <w:r w:rsidR="001A4CE0">
        <w:t>车道标记检测数据集</w:t>
      </w:r>
      <w:r w:rsidR="001A4CE0">
        <w:rPr>
          <w:rFonts w:hint="eastAsia"/>
        </w:rPr>
        <w:t>对模型进行</w:t>
      </w:r>
      <w:ins w:id="114" w:author="jmh081701" w:date="2019-01-03T17:49:00Z">
        <w:r w:rsidR="006326DF">
          <w:rPr>
            <w:rFonts w:hint="eastAsia"/>
          </w:rPr>
          <w:t>了</w:t>
        </w:r>
      </w:ins>
      <w:r w:rsidR="001A4CE0">
        <w:rPr>
          <w:rFonts w:hint="eastAsia"/>
        </w:rPr>
        <w:t>评测</w:t>
      </w:r>
      <w:r w:rsidRPr="00B477E7">
        <w:t>，</w:t>
      </w:r>
      <w:r w:rsidR="0028120A">
        <w:rPr>
          <w:rFonts w:hint="eastAsia"/>
        </w:rPr>
        <w:t>评测</w:t>
      </w:r>
      <w:r w:rsidR="00953971">
        <w:rPr>
          <w:rFonts w:hint="eastAsia"/>
        </w:rPr>
        <w:t>结果</w:t>
      </w:r>
      <w:r w:rsidRPr="00B477E7">
        <w:t>表明EL-GAN</w:t>
      </w:r>
      <w:r w:rsidR="001A4CE0">
        <w:t>产生的结果与</w:t>
      </w:r>
      <w:r w:rsidR="001A4CE0">
        <w:rPr>
          <w:rFonts w:hint="eastAsia"/>
        </w:rPr>
        <w:t>实际数据</w:t>
      </w:r>
      <w:r w:rsidRPr="00B477E7">
        <w:t>更相似。</w:t>
      </w:r>
    </w:p>
    <w:p w:rsidR="000D1EF6" w:rsidRPr="0028120A" w:rsidRDefault="000D1EF6" w:rsidP="00E94978">
      <w:pPr>
        <w:rPr>
          <w:b/>
        </w:rPr>
      </w:pPr>
    </w:p>
    <w:p w:rsidR="00E94978" w:rsidRPr="00E94978" w:rsidRDefault="00E94978" w:rsidP="00E94978">
      <w:pPr>
        <w:rPr>
          <w:b/>
        </w:rPr>
      </w:pPr>
      <w:r w:rsidRPr="00E94978">
        <w:rPr>
          <w:rFonts w:hint="eastAsia"/>
          <w:b/>
        </w:rPr>
        <w:t>2相关工作</w:t>
      </w:r>
    </w:p>
    <w:p w:rsidR="00E94978" w:rsidRDefault="00180F61" w:rsidP="00907130">
      <w:pPr>
        <w:ind w:firstLineChars="200" w:firstLine="420"/>
      </w:pPr>
      <w:ins w:id="115" w:author="jmh081701" w:date="2019-01-03T17:50:00Z">
        <w:r>
          <w:rPr>
            <w:rFonts w:hint="eastAsia"/>
            <w:b/>
          </w:rPr>
          <w:t>保持特征的</w:t>
        </w:r>
      </w:ins>
      <w:r w:rsidR="00E94978" w:rsidRPr="00E94978">
        <w:rPr>
          <w:rFonts w:hint="eastAsia"/>
          <w:b/>
        </w:rPr>
        <w:t>语义分割</w:t>
      </w:r>
      <w:del w:id="116" w:author="jmh081701" w:date="2019-01-03T17:50:00Z">
        <w:r w:rsidR="000740C8" w:rsidDel="00180F61">
          <w:rPr>
            <w:rFonts w:hint="eastAsia"/>
            <w:b/>
          </w:rPr>
          <w:delText>下的特征保持</w:delText>
        </w:r>
      </w:del>
      <w:r w:rsidR="000241B3">
        <w:rPr>
          <w:rFonts w:hint="eastAsia"/>
          <w:b/>
        </w:rPr>
        <w:t>(</w:t>
      </w:r>
      <w:r w:rsidR="000241B3">
        <w:rPr>
          <w:b/>
        </w:rPr>
        <w:t>Quality Preserving Semantic Segmentation)</w:t>
      </w:r>
      <w:r w:rsidR="00E94978" w:rsidRPr="00E94978">
        <w:rPr>
          <w:rFonts w:hint="eastAsia"/>
          <w:b/>
        </w:rPr>
        <w:t>。</w:t>
      </w:r>
      <w:r w:rsidR="008E2FDC">
        <w:rPr>
          <w:rFonts w:hint="eastAsia"/>
        </w:rPr>
        <w:t>有学者</w:t>
      </w:r>
      <w:r w:rsidR="005E439B">
        <w:rPr>
          <w:rFonts w:hint="eastAsia"/>
        </w:rPr>
        <w:t>提出添加特定</w:t>
      </w:r>
      <w:r w:rsidR="00D255FA" w:rsidRPr="00D255FA">
        <w:rPr>
          <w:rFonts w:hint="eastAsia"/>
        </w:rPr>
        <w:t>损失项</w:t>
      </w:r>
      <w:r w:rsidR="00D255FA" w:rsidRPr="00D255FA">
        <w:t>[4,9]或使用成对或更高阶项</w:t>
      </w:r>
      <w:r w:rsidR="00FC7795">
        <w:t>CRF</w:t>
      </w:r>
      <w:r w:rsidR="00D255FA" w:rsidRPr="00D255FA">
        <w:t>[10,18,19]</w:t>
      </w:r>
      <w:ins w:id="117" w:author="jmh081701" w:date="2019-01-03T17:51:00Z">
        <w:r w:rsidR="00095310">
          <w:t>来</w:t>
        </w:r>
      </w:ins>
      <w:del w:id="118" w:author="jmh081701" w:date="2019-01-03T17:51:00Z">
        <w:r w:rsidR="00FC7795" w:rsidDel="00095310">
          <w:delText>来</w:delText>
        </w:r>
      </w:del>
      <w:r w:rsidR="00FC7795">
        <w:t>强制神经网络保持</w:t>
      </w:r>
      <w:del w:id="119" w:author="jmh081701" w:date="2019-01-03T17:51:00Z">
        <w:r w:rsidR="005E439B" w:rsidDel="00095310">
          <w:rPr>
            <w:rFonts w:hint="eastAsia"/>
          </w:rPr>
          <w:delText>来</w:delText>
        </w:r>
      </w:del>
      <w:r w:rsidR="00FC7795">
        <w:t>某些</w:t>
      </w:r>
      <w:r w:rsidR="005E439B">
        <w:rPr>
          <w:rFonts w:hint="eastAsia"/>
        </w:rPr>
        <w:t>诸</w:t>
      </w:r>
      <w:r w:rsidR="00D255FA" w:rsidRPr="00D255FA">
        <w:t>如平滑度，拓扑和</w:t>
      </w:r>
      <w:r w:rsidR="00417449">
        <w:rPr>
          <w:rFonts w:hint="eastAsia"/>
        </w:rPr>
        <w:t>局部</w:t>
      </w:r>
      <w:r w:rsidR="00D255FA" w:rsidRPr="00D255FA">
        <w:t>一致性</w:t>
      </w:r>
      <w:r w:rsidR="005E439B">
        <w:rPr>
          <w:rFonts w:hint="eastAsia"/>
        </w:rPr>
        <w:t>等特征的</w:t>
      </w:r>
      <w:r w:rsidR="00CF4221">
        <w:rPr>
          <w:rFonts w:hint="eastAsia"/>
        </w:rPr>
        <w:t>方法</w:t>
      </w:r>
      <w:r w:rsidR="00D255FA" w:rsidRPr="00D255FA">
        <w:t>。</w:t>
      </w:r>
      <w:r w:rsidR="0014249D">
        <w:rPr>
          <w:rFonts w:hint="eastAsia"/>
        </w:rPr>
        <w:t>但是</w:t>
      </w:r>
      <w:r w:rsidR="00417449">
        <w:t>这</w:t>
      </w:r>
      <w:r w:rsidR="00417449">
        <w:rPr>
          <w:rFonts w:hint="eastAsia"/>
        </w:rPr>
        <w:t>些</w:t>
      </w:r>
      <w:r w:rsidR="005E439B">
        <w:t>方法大多只能保持较低级别的</w:t>
      </w:r>
      <w:r w:rsidR="005E439B">
        <w:rPr>
          <w:rFonts w:hint="eastAsia"/>
        </w:rPr>
        <w:t>特征</w:t>
      </w:r>
      <w:r w:rsidR="00417449">
        <w:t>，</w:t>
      </w:r>
      <w:r w:rsidR="009946F7">
        <w:rPr>
          <w:rFonts w:hint="eastAsia"/>
        </w:rPr>
        <w:t>并且</w:t>
      </w:r>
      <w:del w:id="120" w:author="jmh081701" w:date="2019-01-03T17:51:00Z">
        <w:r w:rsidR="009946F7" w:rsidDel="00095310">
          <w:rPr>
            <w:rFonts w:hint="eastAsia"/>
          </w:rPr>
          <w:delText>他们的</w:delText>
        </w:r>
      </w:del>
      <w:r w:rsidR="009946F7">
        <w:rPr>
          <w:rFonts w:hint="eastAsia"/>
        </w:rPr>
        <w:t>计算成本也相当高</w:t>
      </w:r>
      <w:r w:rsidR="00D255FA" w:rsidRPr="00D255FA">
        <w:t>。</w:t>
      </w:r>
      <w:ins w:id="121" w:author="jmh081701" w:date="2019-01-03T17:51:00Z">
        <w:r w:rsidR="00E16242">
          <w:t>另外</w:t>
        </w:r>
      </w:ins>
      <w:r w:rsidR="009946F7">
        <w:rPr>
          <w:rFonts w:hint="eastAsia"/>
        </w:rPr>
        <w:t>人工设计保持</w:t>
      </w:r>
      <w:r w:rsidR="00417449">
        <w:rPr>
          <w:rFonts w:hint="eastAsia"/>
        </w:rPr>
        <w:t>某种</w:t>
      </w:r>
      <w:r w:rsidR="009946F7">
        <w:rPr>
          <w:rFonts w:hint="eastAsia"/>
        </w:rPr>
        <w:t>特征的损失项是很困难的</w:t>
      </w:r>
      <w:r w:rsidR="009946F7">
        <w:t>，</w:t>
      </w:r>
      <w:r w:rsidR="009946F7">
        <w:rPr>
          <w:rFonts w:hint="eastAsia"/>
        </w:rPr>
        <w:t>难点</w:t>
      </w:r>
      <w:ins w:id="122" w:author="jmh081701" w:date="2019-01-03T17:52:00Z">
        <w:r w:rsidR="00E16242">
          <w:rPr>
            <w:rFonts w:hint="eastAsia"/>
          </w:rPr>
          <w:t>在于</w:t>
        </w:r>
      </w:ins>
      <w:del w:id="123" w:author="jmh081701" w:date="2019-01-03T17:52:00Z">
        <w:r w:rsidR="009946F7" w:rsidDel="00E16242">
          <w:rPr>
            <w:rFonts w:hint="eastAsia"/>
          </w:rPr>
          <w:delText>主要有两个：</w:delText>
        </w:r>
      </w:del>
      <w:r w:rsidR="009946F7">
        <w:rPr>
          <w:rFonts w:hint="eastAsia"/>
        </w:rPr>
        <w:t>寻找合适的特征以及</w:t>
      </w:r>
      <w:r w:rsidR="00417449">
        <w:rPr>
          <w:rFonts w:hint="eastAsia"/>
        </w:rPr>
        <w:t>相应的可</w:t>
      </w:r>
      <w:r w:rsidR="00417449">
        <w:t>微损失</w:t>
      </w:r>
      <w:r w:rsidR="00417449">
        <w:rPr>
          <w:rFonts w:hint="eastAsia"/>
        </w:rPr>
        <w:t>项</w:t>
      </w:r>
      <w:r w:rsidR="009946F7">
        <w:rPr>
          <w:rFonts w:hint="eastAsia"/>
        </w:rPr>
        <w:t>。</w:t>
      </w:r>
    </w:p>
    <w:p w:rsidR="00E94978" w:rsidRDefault="00E94978" w:rsidP="00907130">
      <w:pPr>
        <w:ind w:firstLineChars="200" w:firstLine="420"/>
      </w:pPr>
      <w:r w:rsidRPr="00E94978">
        <w:rPr>
          <w:rFonts w:hint="eastAsia"/>
          <w:b/>
        </w:rPr>
        <w:t>语义分割的对抗训练</w:t>
      </w:r>
      <w:r w:rsidR="000241B3">
        <w:rPr>
          <w:rFonts w:hint="eastAsia"/>
          <w:b/>
        </w:rPr>
        <w:t>(</w:t>
      </w:r>
      <w:r w:rsidR="000241B3">
        <w:rPr>
          <w:b/>
        </w:rPr>
        <w:t>Adversarial Training for Semantic Segmention</w:t>
      </w:r>
      <w:r w:rsidR="000241B3">
        <w:rPr>
          <w:rFonts w:hint="eastAsia"/>
          <w:b/>
        </w:rPr>
        <w:t>)</w:t>
      </w:r>
      <w:r w:rsidRPr="00E94978">
        <w:rPr>
          <w:rFonts w:hint="eastAsia"/>
          <w:b/>
        </w:rPr>
        <w:t>。</w:t>
      </w:r>
      <w:r w:rsidR="00907130" w:rsidRPr="00907130">
        <w:t>GANs[12]</w:t>
      </w:r>
      <w:r w:rsidR="00C259A5">
        <w:t>的主要基本思想是通过</w:t>
      </w:r>
      <w:r w:rsidR="00F264DF">
        <w:t>鉴别器网络的极小极大</w:t>
      </w:r>
      <w:r w:rsidR="00F264DF">
        <w:rPr>
          <w:rFonts w:hint="eastAsia"/>
        </w:rPr>
        <w:t>博弈</w:t>
      </w:r>
      <w:r w:rsidR="00907130" w:rsidRPr="00907130">
        <w:t>训练学习</w:t>
      </w:r>
      <w:r w:rsidR="00F264DF">
        <w:rPr>
          <w:rFonts w:hint="eastAsia"/>
        </w:rPr>
        <w:t>到</w:t>
      </w:r>
      <w:r w:rsidR="00907130" w:rsidRPr="00907130">
        <w:t>目标</w:t>
      </w:r>
      <w:r w:rsidR="00F264DF">
        <w:rPr>
          <w:rFonts w:hint="eastAsia"/>
        </w:rPr>
        <w:t>样本的概率</w:t>
      </w:r>
      <w:r w:rsidR="00907130" w:rsidRPr="00907130">
        <w:t>分布。</w:t>
      </w:r>
      <w:r w:rsidR="008A543A">
        <w:rPr>
          <w:rFonts w:hint="eastAsia"/>
        </w:rPr>
        <w:t>Luc</w:t>
      </w:r>
      <w:r w:rsidR="00907130" w:rsidRPr="00907130">
        <w:t>等人[1]</w:t>
      </w:r>
      <w:r w:rsidR="00D451E4">
        <w:t>采用对抗性训练进行分割，以</w:t>
      </w:r>
      <w:r w:rsidR="00D451E4">
        <w:rPr>
          <w:rFonts w:hint="eastAsia"/>
        </w:rPr>
        <w:t>保留</w:t>
      </w:r>
      <w:r w:rsidR="009B3CBA">
        <w:t>更高级别的</w:t>
      </w:r>
      <w:r w:rsidR="009B3CBA">
        <w:rPr>
          <w:rFonts w:hint="eastAsia"/>
        </w:rPr>
        <w:t>语义特征</w:t>
      </w:r>
      <w:r w:rsidR="00C136B3">
        <w:t>。</w:t>
      </w:r>
      <w:r w:rsidR="00C136B3">
        <w:rPr>
          <w:rFonts w:hint="eastAsia"/>
        </w:rPr>
        <w:t>在他们的模型中，</w:t>
      </w:r>
      <w:r w:rsidR="00941522">
        <w:rPr>
          <w:rFonts w:hint="eastAsia"/>
        </w:rPr>
        <w:t>鉴别器</w:t>
      </w:r>
      <w:r w:rsidR="009C3132">
        <w:rPr>
          <w:rFonts w:hint="eastAsia"/>
        </w:rPr>
        <w:t>会</w:t>
      </w:r>
      <w:r w:rsidR="00941522">
        <w:rPr>
          <w:rFonts w:hint="eastAsia"/>
        </w:rPr>
        <w:t>把</w:t>
      </w:r>
      <w:r w:rsidR="009C3132">
        <w:t>标签和预测</w:t>
      </w:r>
      <w:r w:rsidR="00941522">
        <w:t>分布之间的差异</w:t>
      </w:r>
      <w:r w:rsidR="00941522">
        <w:rPr>
          <w:rFonts w:hint="eastAsia"/>
        </w:rPr>
        <w:t>反馈给</w:t>
      </w:r>
      <w:r w:rsidR="00C136B3">
        <w:t>生成器</w:t>
      </w:r>
      <w:r w:rsidR="00907130" w:rsidRPr="00907130">
        <w:t>。</w:t>
      </w:r>
      <w:r w:rsidR="009C3132">
        <w:rPr>
          <w:rFonts w:hint="eastAsia"/>
        </w:rPr>
        <w:t>这种模型与其他模型的不同之处在于，</w:t>
      </w:r>
      <w:r w:rsidR="009D2A5B">
        <w:rPr>
          <w:rFonts w:hint="eastAsia"/>
        </w:rPr>
        <w:t>损失项是网络自动学习得到，不是通过人工设计得到</w:t>
      </w:r>
      <w:r w:rsidR="00941522">
        <w:rPr>
          <w:rFonts w:hint="eastAsia"/>
        </w:rPr>
        <w:t>。</w:t>
      </w:r>
      <w:r w:rsidR="00907130" w:rsidRPr="00907130">
        <w:t>后来</w:t>
      </w:r>
      <w:r w:rsidR="00941522">
        <w:rPr>
          <w:rFonts w:hint="eastAsia"/>
        </w:rPr>
        <w:t>人们</w:t>
      </w:r>
      <w:r w:rsidR="00941522">
        <w:t>将</w:t>
      </w:r>
      <w:r w:rsidR="00941522">
        <w:rPr>
          <w:rFonts w:hint="eastAsia"/>
        </w:rPr>
        <w:t>这种</w:t>
      </w:r>
      <w:r w:rsidR="00907130" w:rsidRPr="00907130">
        <w:t>机制应用于图像到图像的转换[20]，医学图像分析[5,6,7,8,16,21,22,23]和其他分割任务[24]</w:t>
      </w:r>
      <w:r w:rsidR="009D2A5B">
        <w:t>。</w:t>
      </w:r>
      <w:r w:rsidR="009D2A5B">
        <w:rPr>
          <w:rFonts w:hint="eastAsia"/>
        </w:rPr>
        <w:t>然而这种对抗训练</w:t>
      </w:r>
      <w:r w:rsidR="00941522">
        <w:rPr>
          <w:rFonts w:hint="eastAsia"/>
        </w:rPr>
        <w:t>并没有</w:t>
      </w:r>
      <w:r w:rsidR="00907130" w:rsidRPr="00907130">
        <w:rPr>
          <w:rFonts w:hint="eastAsia"/>
        </w:rPr>
        <w:t>使用</w:t>
      </w:r>
      <w:r w:rsidR="009D2A5B">
        <w:rPr>
          <w:rFonts w:hint="eastAsia"/>
        </w:rPr>
        <w:t>到图像和标签之间的配对信息。基于此，有学者</w:t>
      </w:r>
      <w:r w:rsidR="00907130" w:rsidRPr="00907130">
        <w:t>[25,26]</w:t>
      </w:r>
      <w:r w:rsidR="009D2A5B">
        <w:rPr>
          <w:rFonts w:hint="eastAsia"/>
        </w:rPr>
        <w:t>提出</w:t>
      </w:r>
      <w:r w:rsidR="00907130" w:rsidRPr="00907130">
        <w:t>以半监督方式使用GAN</w:t>
      </w:r>
      <w:r w:rsidR="008E12FB">
        <w:rPr>
          <w:rFonts w:hint="eastAsia"/>
        </w:rPr>
        <w:t>，</w:t>
      </w:r>
      <w:r w:rsidR="005E2E9A">
        <w:rPr>
          <w:rFonts w:hint="eastAsia"/>
        </w:rPr>
        <w:t>并</w:t>
      </w:r>
      <w:r w:rsidR="005E2E9A">
        <w:t>假设未标记数据</w:t>
      </w:r>
      <w:r w:rsidR="00907130" w:rsidRPr="00907130">
        <w:t>与标记数据</w:t>
      </w:r>
      <w:r w:rsidR="005E2E9A">
        <w:rPr>
          <w:rFonts w:hint="eastAsia"/>
        </w:rPr>
        <w:t>来自</w:t>
      </w:r>
      <w:r w:rsidR="00351F70">
        <w:t>相同的分布</w:t>
      </w:r>
      <w:r w:rsidR="009D2A5B">
        <w:rPr>
          <w:rFonts w:hint="eastAsia"/>
        </w:rPr>
        <w:t>的方法</w:t>
      </w:r>
      <w:r w:rsidR="00567705">
        <w:t>。</w:t>
      </w:r>
      <w:r w:rsidR="00567705">
        <w:rPr>
          <w:rFonts w:hint="eastAsia"/>
        </w:rPr>
        <w:t>E</w:t>
      </w:r>
      <w:r w:rsidR="00567705">
        <w:t>L-GAN</w:t>
      </w:r>
      <w:r w:rsidR="00351F70">
        <w:rPr>
          <w:rFonts w:hint="eastAsia"/>
        </w:rPr>
        <w:t>模型</w:t>
      </w:r>
      <w:r w:rsidR="00567705">
        <w:rPr>
          <w:rFonts w:hint="eastAsia"/>
        </w:rPr>
        <w:t>的</w:t>
      </w:r>
      <w:r w:rsidR="00351F70">
        <w:rPr>
          <w:rFonts w:hint="eastAsia"/>
        </w:rPr>
        <w:t>原理</w:t>
      </w:r>
      <w:r w:rsidR="009D2A5B">
        <w:t>与此</w:t>
      </w:r>
      <w:r w:rsidR="009D2A5B">
        <w:rPr>
          <w:rFonts w:hint="eastAsia"/>
        </w:rPr>
        <w:t>类似</w:t>
      </w:r>
      <w:r w:rsidR="00907130" w:rsidRPr="00907130">
        <w:t>，</w:t>
      </w:r>
      <w:r w:rsidR="009D2A5B">
        <w:rPr>
          <w:rFonts w:hint="eastAsia"/>
        </w:rPr>
        <w:t>但是</w:t>
      </w:r>
      <w:r w:rsidR="00351F70">
        <w:rPr>
          <w:rFonts w:hint="eastAsia"/>
        </w:rPr>
        <w:t>我们</w:t>
      </w:r>
      <w:r w:rsidR="007B40DB">
        <w:rPr>
          <w:rFonts w:hint="eastAsia"/>
        </w:rPr>
        <w:t>依</w:t>
      </w:r>
      <w:r w:rsidR="007B40DB">
        <w:t>认为</w:t>
      </w:r>
      <w:r w:rsidR="007B40DB">
        <w:rPr>
          <w:rFonts w:hint="eastAsia"/>
        </w:rPr>
        <w:t>[</w:t>
      </w:r>
      <w:r w:rsidR="007B40DB">
        <w:t>25,26]</w:t>
      </w:r>
      <w:r w:rsidR="007B40DB">
        <w:rPr>
          <w:rFonts w:hint="eastAsia"/>
        </w:rPr>
        <w:t>的</w:t>
      </w:r>
      <w:r w:rsidR="009D2A5B">
        <w:t>方法</w:t>
      </w:r>
      <w:r w:rsidR="009D2A5B">
        <w:rPr>
          <w:rFonts w:hint="eastAsia"/>
        </w:rPr>
        <w:t>没有</w:t>
      </w:r>
      <w:r w:rsidR="00907130" w:rsidRPr="00907130">
        <w:t>保留配对信息</w:t>
      </w:r>
      <w:r w:rsidR="00351F70">
        <w:rPr>
          <w:rFonts w:hint="eastAsia"/>
        </w:rPr>
        <w:t>，</w:t>
      </w:r>
      <w:ins w:id="124" w:author="jmh081701" w:date="2019-01-03T17:53:00Z">
        <w:r w:rsidR="00274E5F">
          <w:rPr>
            <w:rFonts w:hint="eastAsia"/>
          </w:rPr>
          <w:t>没有像</w:t>
        </w:r>
      </w:ins>
      <w:del w:id="125" w:author="jmh081701" w:date="2019-01-03T17:53:00Z">
        <w:r w:rsidR="00351F70" w:rsidDel="00274E5F">
          <w:rPr>
            <w:rFonts w:hint="eastAsia"/>
          </w:rPr>
          <w:delText>于是</w:delText>
        </w:r>
      </w:del>
      <w:r w:rsidR="00351F70">
        <w:rPr>
          <w:rFonts w:hint="eastAsia"/>
        </w:rPr>
        <w:t>我们</w:t>
      </w:r>
      <w:ins w:id="126" w:author="jmh081701" w:date="2019-01-03T17:53:00Z">
        <w:r w:rsidR="00274E5F">
          <w:rPr>
            <w:rFonts w:hint="eastAsia"/>
          </w:rPr>
          <w:t>那样</w:t>
        </w:r>
      </w:ins>
      <w:r w:rsidR="007B40DB">
        <w:rPr>
          <w:rFonts w:hint="eastAsia"/>
        </w:rPr>
        <w:t>显式</w:t>
      </w:r>
      <w:ins w:id="127" w:author="jmh081701" w:date="2019-01-03T17:53:00Z">
        <w:r w:rsidR="00384B47">
          <w:rPr>
            <w:rFonts w:hint="eastAsia"/>
          </w:rPr>
          <w:t>地</w:t>
        </w:r>
      </w:ins>
      <w:r w:rsidR="00351F70">
        <w:rPr>
          <w:rFonts w:hint="eastAsia"/>
        </w:rPr>
        <w:t>使用</w:t>
      </w:r>
      <w:r w:rsidR="00907130" w:rsidRPr="00907130">
        <w:t>配对信息</w:t>
      </w:r>
      <w:ins w:id="128" w:author="jmh081701" w:date="2019-01-03T17:53:00Z">
        <w:r w:rsidR="0078015F">
          <w:rPr>
            <w:rFonts w:hint="eastAsia"/>
          </w:rPr>
          <w:t>，</w:t>
        </w:r>
      </w:ins>
      <w:del w:id="129" w:author="jmh081701" w:date="2019-01-03T17:53:00Z">
        <w:r w:rsidR="007B40DB" w:rsidDel="0078015F">
          <w:rPr>
            <w:rFonts w:hint="eastAsia"/>
          </w:rPr>
          <w:delText>，</w:delText>
        </w:r>
      </w:del>
      <w:r w:rsidR="007B40DB">
        <w:rPr>
          <w:rFonts w:hint="eastAsia"/>
        </w:rPr>
        <w:t>强制让模型重视这些配对信息</w:t>
      </w:r>
      <w:r w:rsidR="007B40DB">
        <w:t>。另一项工作</w:t>
      </w:r>
      <w:r w:rsidR="00907130" w:rsidRPr="00907130">
        <w:t>[16]</w:t>
      </w:r>
      <w:r w:rsidR="00AF13AA">
        <w:t>提出</w:t>
      </w:r>
      <w:ins w:id="130" w:author="jmh081701" w:date="2019-01-03T17:53:00Z">
        <w:r w:rsidR="00EC3859">
          <w:t>了</w:t>
        </w:r>
      </w:ins>
      <w:r w:rsidR="00014C3C">
        <w:rPr>
          <w:rFonts w:hint="eastAsia"/>
        </w:rPr>
        <w:t>使用</w:t>
      </w:r>
      <w:r w:rsidR="00014C3C" w:rsidRPr="00907130">
        <w:rPr>
          <w:i/>
        </w:rPr>
        <w:t>L</w:t>
      </w:r>
      <w:r w:rsidR="00014C3C" w:rsidRPr="00907130">
        <w:rPr>
          <w:rFonts w:hint="eastAsia"/>
          <w:i/>
          <w:vertAlign w:val="subscript"/>
        </w:rPr>
        <w:t>1</w:t>
      </w:r>
      <w:r w:rsidR="00014C3C" w:rsidRPr="00907130">
        <w:t>损失项</w:t>
      </w:r>
      <w:r w:rsidR="00014C3C">
        <w:rPr>
          <w:rFonts w:hint="eastAsia"/>
        </w:rPr>
        <w:t>的</w:t>
      </w:r>
      <w:r w:rsidR="00014C3C">
        <w:t>医学图像分割</w:t>
      </w:r>
      <w:r w:rsidR="00014C3C">
        <w:rPr>
          <w:rFonts w:hint="eastAsia"/>
        </w:rPr>
        <w:t>GAN网络</w:t>
      </w:r>
      <w:r w:rsidR="00907130" w:rsidRPr="00907130">
        <w:t>，但</w:t>
      </w:r>
      <w:r w:rsidR="00AF13AA">
        <w:rPr>
          <w:rFonts w:hint="eastAsia"/>
        </w:rPr>
        <w:t>这个模型</w:t>
      </w:r>
      <w:r w:rsidR="00014C3C">
        <w:rPr>
          <w:rFonts w:hint="eastAsia"/>
        </w:rPr>
        <w:t>并</w:t>
      </w:r>
      <w:r w:rsidR="00775B67">
        <w:rPr>
          <w:rFonts w:hint="eastAsia"/>
        </w:rPr>
        <w:t>没有很强的可解释性</w:t>
      </w:r>
      <w:r w:rsidR="00222E46">
        <w:rPr>
          <w:rFonts w:hint="eastAsia"/>
        </w:rPr>
        <w:t>，</w:t>
      </w:r>
      <w:ins w:id="131" w:author="jmh081701" w:date="2019-01-03T17:54:00Z">
        <w:r w:rsidR="00147738">
          <w:rPr>
            <w:rFonts w:hint="eastAsia"/>
          </w:rPr>
          <w:t>文章</w:t>
        </w:r>
      </w:ins>
      <w:del w:id="132" w:author="jmh081701" w:date="2019-01-03T17:54:00Z">
        <w:r w:rsidR="00AF13AA" w:rsidDel="00147738">
          <w:rPr>
            <w:rFonts w:hint="eastAsia"/>
          </w:rPr>
          <w:delText>[</w:delText>
        </w:r>
        <w:r w:rsidR="00AF13AA" w:rsidDel="00147738">
          <w:delText>16]</w:delText>
        </w:r>
      </w:del>
      <w:r w:rsidR="00222E46">
        <w:rPr>
          <w:rFonts w:hint="eastAsia"/>
        </w:rPr>
        <w:t>也没有</w:t>
      </w:r>
      <w:ins w:id="133" w:author="jmh081701" w:date="2019-01-03T17:54:00Z">
        <w:r w:rsidR="000822F2">
          <w:rPr>
            <w:rFonts w:hint="eastAsia"/>
          </w:rPr>
          <w:t>给出</w:t>
        </w:r>
      </w:ins>
      <w:del w:id="134" w:author="jmh081701" w:date="2019-01-03T17:54:00Z">
        <w:r w:rsidR="00222E46" w:rsidDel="000822F2">
          <w:rPr>
            <w:rFonts w:hint="eastAsia"/>
          </w:rPr>
          <w:delText>做</w:delText>
        </w:r>
      </w:del>
      <w:r w:rsidR="00222E46">
        <w:rPr>
          <w:rFonts w:hint="eastAsia"/>
        </w:rPr>
        <w:t>模型简化研究</w:t>
      </w:r>
      <w:r w:rsidR="00014C3C">
        <w:t>。</w:t>
      </w:r>
      <w:r w:rsidR="00AF13AA">
        <w:rPr>
          <w:rFonts w:hint="eastAsia"/>
        </w:rPr>
        <w:t>与之相比，E</w:t>
      </w:r>
      <w:r w:rsidR="00AF13AA">
        <w:t>L-GAN</w:t>
      </w:r>
      <w:r w:rsidR="00014C3C">
        <w:t>在鉴别器接收的输入以及用于训练</w:t>
      </w:r>
      <w:r w:rsidR="00AF13AA">
        <w:rPr>
          <w:rFonts w:hint="eastAsia"/>
        </w:rPr>
        <w:t>的</w:t>
      </w:r>
      <w:r w:rsidR="00907130" w:rsidRPr="00907130">
        <w:t>损失项</w:t>
      </w:r>
      <w:del w:id="135" w:author="jmh081701" w:date="2019-01-03T17:54:00Z">
        <w:r w:rsidR="00AF13AA" w:rsidDel="007B5AD6">
          <w:rPr>
            <w:rFonts w:hint="eastAsia"/>
          </w:rPr>
          <w:delText>等</w:delText>
        </w:r>
        <w:r w:rsidR="00907130" w:rsidRPr="00907130" w:rsidDel="007B5AD6">
          <w:delText>方面</w:delText>
        </w:r>
      </w:del>
      <w:r w:rsidR="00494E82">
        <w:rPr>
          <w:rFonts w:hint="eastAsia"/>
        </w:rPr>
        <w:t>都</w:t>
      </w:r>
      <w:r w:rsidR="00014C3C">
        <w:rPr>
          <w:rFonts w:hint="eastAsia"/>
        </w:rPr>
        <w:t>有所</w:t>
      </w:r>
      <w:r w:rsidR="008F4A86">
        <w:t>不同</w:t>
      </w:r>
      <w:r w:rsidR="008F4A86">
        <w:rPr>
          <w:rFonts w:hint="eastAsia"/>
        </w:rPr>
        <w:t>。</w:t>
      </w:r>
      <w:r w:rsidR="00907130" w:rsidRPr="00907130">
        <w:t>Hwang等人[27]</w:t>
      </w:r>
      <w:r w:rsidR="008F4A86">
        <w:rPr>
          <w:rFonts w:hint="eastAsia"/>
        </w:rPr>
        <w:t>提出</w:t>
      </w:r>
      <w:r w:rsidR="00014C3C">
        <w:t>使用</w:t>
      </w:r>
      <w:r w:rsidR="00014C3C">
        <w:rPr>
          <w:rFonts w:hint="eastAsia"/>
        </w:rPr>
        <w:t>生成</w:t>
      </w:r>
      <w:r w:rsidR="00014C3C">
        <w:t>对抗</w:t>
      </w:r>
      <w:r w:rsidR="00014C3C">
        <w:rPr>
          <w:rFonts w:hint="eastAsia"/>
        </w:rPr>
        <w:t>网络</w:t>
      </w:r>
      <w:r w:rsidR="00014C3C">
        <w:t>来</w:t>
      </w:r>
      <w:r w:rsidR="00014C3C">
        <w:rPr>
          <w:rFonts w:hint="eastAsia"/>
        </w:rPr>
        <w:t>完成</w:t>
      </w:r>
      <w:r w:rsidR="00014C3C">
        <w:rPr>
          <w:rFonts w:hint="eastAsia"/>
        </w:rPr>
        <w:lastRenderedPageBreak/>
        <w:t>实际图像</w:t>
      </w:r>
      <w:r w:rsidR="00907130" w:rsidRPr="00907130">
        <w:t>和预测图像之间的结构匹配</w:t>
      </w:r>
      <w:r w:rsidR="008F4A86">
        <w:rPr>
          <w:rFonts w:hint="eastAsia"/>
        </w:rPr>
        <w:t>的方法，</w:t>
      </w:r>
      <w:r w:rsidR="00907130" w:rsidRPr="00907130">
        <w:t>与我</w:t>
      </w:r>
      <w:r w:rsidR="00907130" w:rsidRPr="00907130">
        <w:rPr>
          <w:rFonts w:hint="eastAsia"/>
        </w:rPr>
        <w:t>们的工作相反，</w:t>
      </w:r>
      <w:r w:rsidR="00907130" w:rsidRPr="00907130">
        <w:t>[27]</w:t>
      </w:r>
      <w:r w:rsidR="0015007A">
        <w:t>不</w:t>
      </w:r>
      <w:r w:rsidR="0015007A">
        <w:rPr>
          <w:rFonts w:hint="eastAsia"/>
        </w:rPr>
        <w:t>对</w:t>
      </w:r>
      <w:r w:rsidR="00907130" w:rsidRPr="00907130">
        <w:t>鉴别器</w:t>
      </w:r>
      <w:r w:rsidR="0015007A">
        <w:rPr>
          <w:rFonts w:hint="eastAsia"/>
        </w:rPr>
        <w:t>的输入图像</w:t>
      </w:r>
      <w:r w:rsidR="0015007A">
        <w:t>进行限制，也不使用像素级</w:t>
      </w:r>
      <w:r w:rsidR="0015007A">
        <w:rPr>
          <w:rFonts w:hint="eastAsia"/>
        </w:rPr>
        <w:t>损失</w:t>
      </w:r>
      <w:r w:rsidR="00907130" w:rsidRPr="00907130">
        <w:t>。因此，</w:t>
      </w:r>
      <w:r w:rsidR="008F4A86">
        <w:rPr>
          <w:rFonts w:hint="eastAsia"/>
        </w:rPr>
        <w:t>他们得到的</w:t>
      </w:r>
      <w:r w:rsidR="00907130" w:rsidRPr="00907130">
        <w:t>鉴别</w:t>
      </w:r>
      <w:r w:rsidR="004A50AC">
        <w:t>器表示需要</w:t>
      </w:r>
      <w:del w:id="136" w:author="jmh081701" w:date="2019-01-03T17:55:00Z">
        <w:r w:rsidR="004A50AC" w:rsidDel="00712361">
          <w:rPr>
            <w:rFonts w:hint="eastAsia"/>
          </w:rPr>
          <w:delText>保持低水平</w:delText>
        </w:r>
      </w:del>
      <w:ins w:id="137" w:author="jmh081701" w:date="2019-01-03T17:55:00Z">
        <w:r w:rsidR="00712361">
          <w:rPr>
            <w:rFonts w:hint="eastAsia"/>
          </w:rPr>
          <w:t>在</w:t>
        </w:r>
        <w:r w:rsidR="00712361">
          <w:t>网络低层获取</w:t>
        </w:r>
      </w:ins>
      <w:r w:rsidR="004A50AC">
        <w:t>以</w:t>
      </w:r>
      <w:del w:id="138" w:author="jmh081701" w:date="2019-01-03T17:55:00Z">
        <w:r w:rsidR="004A50AC" w:rsidDel="00712361">
          <w:delText>确保</w:delText>
        </w:r>
      </w:del>
      <w:ins w:id="139" w:author="jmh081701" w:date="2019-01-03T17:55:00Z">
        <w:r w:rsidR="00712361">
          <w:rPr>
            <w:rFonts w:hint="eastAsia"/>
          </w:rPr>
          <w:t>得到图像的</w:t>
        </w:r>
      </w:ins>
      <w:del w:id="140" w:author="jmh081701" w:date="2019-01-03T17:55:00Z">
        <w:r w:rsidR="004A50AC" w:rsidDel="00712361">
          <w:delText>分段符合</w:delText>
        </w:r>
      </w:del>
      <w:r w:rsidR="004A50AC">
        <w:t>低级细节。此外，我们</w:t>
      </w:r>
      <w:r w:rsidR="00C466A0">
        <w:rPr>
          <w:rFonts w:hint="eastAsia"/>
        </w:rPr>
        <w:t>也对E</w:t>
      </w:r>
      <w:r w:rsidR="00C466A0">
        <w:t>L-GAN</w:t>
      </w:r>
      <w:r w:rsidR="004A50AC">
        <w:rPr>
          <w:rFonts w:hint="eastAsia"/>
        </w:rPr>
        <w:t>进行了简化分析</w:t>
      </w:r>
      <w:r w:rsidR="008F4A86">
        <w:t>，</w:t>
      </w:r>
      <w:r w:rsidR="008F4A86">
        <w:rPr>
          <w:rFonts w:hint="eastAsia"/>
        </w:rPr>
        <w:t>使得我们的方法更具可解释性</w:t>
      </w:r>
      <w:r w:rsidR="00907130" w:rsidRPr="00907130">
        <w:t>。</w:t>
      </w:r>
    </w:p>
    <w:p w:rsidR="00E94978" w:rsidRDefault="007E3451" w:rsidP="000D1EF6">
      <w:pPr>
        <w:ind w:firstLineChars="200" w:firstLine="420"/>
      </w:pPr>
      <w:r>
        <w:rPr>
          <w:rFonts w:hint="eastAsia"/>
          <w:b/>
        </w:rPr>
        <w:t>感知</w:t>
      </w:r>
      <w:r w:rsidR="00E94978" w:rsidRPr="00E94978">
        <w:rPr>
          <w:rFonts w:hint="eastAsia"/>
          <w:b/>
        </w:rPr>
        <w:t>损失</w:t>
      </w:r>
      <w:r w:rsidR="002845E1">
        <w:rPr>
          <w:rFonts w:hint="eastAsia"/>
          <w:b/>
        </w:rPr>
        <w:t>(</w:t>
      </w:r>
      <w:r w:rsidR="002845E1">
        <w:rPr>
          <w:b/>
        </w:rPr>
        <w:t>Perceptual Loss</w:t>
      </w:r>
      <w:r w:rsidR="002845E1">
        <w:rPr>
          <w:rFonts w:hint="eastAsia"/>
          <w:b/>
        </w:rPr>
        <w:t>)</w:t>
      </w:r>
      <w:r w:rsidR="00E94978" w:rsidRPr="00E94978">
        <w:rPr>
          <w:rFonts w:hint="eastAsia"/>
          <w:b/>
        </w:rPr>
        <w:t>。</w:t>
      </w:r>
      <w:r w:rsidR="008F4A86">
        <w:rPr>
          <w:rFonts w:hint="eastAsia"/>
        </w:rPr>
        <w:t>最近的一些工作</w:t>
      </w:r>
      <w:r w:rsidR="008A543A" w:rsidRPr="008A543A">
        <w:t>[28,29,30]，特别是针对图像超分辨率</w:t>
      </w:r>
      <w:r w:rsidR="008F4A86">
        <w:rPr>
          <w:rFonts w:hint="eastAsia"/>
        </w:rPr>
        <w:t>的工作</w:t>
      </w:r>
      <w:r w:rsidR="008F4A86">
        <w:t>，</w:t>
      </w:r>
      <w:r w:rsidR="008F4A86">
        <w:rPr>
          <w:rFonts w:hint="eastAsia"/>
        </w:rPr>
        <w:t>都普遍认为</w:t>
      </w:r>
      <w:r w:rsidR="00C119BB">
        <w:t>像素级目标损失通常不足以生成图像的高</w:t>
      </w:r>
      <w:r w:rsidR="00C119BB">
        <w:rPr>
          <w:rFonts w:hint="eastAsia"/>
        </w:rPr>
        <w:t>层</w:t>
      </w:r>
      <w:r w:rsidR="008F4A86">
        <w:t>语义。因此，他们建议从给定层的单独网络</w:t>
      </w:r>
      <w:r w:rsidR="008A543A" w:rsidRPr="008A543A">
        <w:t>表示中捕获图像的</w:t>
      </w:r>
      <w:r w:rsidR="00AA1438">
        <w:t>高级</w:t>
      </w:r>
      <w:r w:rsidR="00D169F5">
        <w:t>表示。在图像超分辨率</w:t>
      </w:r>
      <w:r w:rsidR="00C119BB">
        <w:rPr>
          <w:rFonts w:hint="eastAsia"/>
        </w:rPr>
        <w:t>问题</w:t>
      </w:r>
      <w:r w:rsidR="00D169F5">
        <w:t>中，通常可获得给定低分辨率图像</w:t>
      </w:r>
      <w:r w:rsidR="00D169F5">
        <w:rPr>
          <w:rFonts w:hint="eastAsia"/>
        </w:rPr>
        <w:t>对应的高分辨率图像</w:t>
      </w:r>
      <w:r w:rsidR="00D169F5">
        <w:t>。因此，</w:t>
      </w:r>
      <w:r w:rsidR="00D169F5">
        <w:rPr>
          <w:rFonts w:hint="eastAsia"/>
        </w:rPr>
        <w:t>预测图像</w:t>
      </w:r>
      <w:r w:rsidR="00D169F5">
        <w:t>和</w:t>
      </w:r>
      <w:r w:rsidR="00D169F5">
        <w:rPr>
          <w:rFonts w:hint="eastAsia"/>
        </w:rPr>
        <w:t>真</w:t>
      </w:r>
      <w:r w:rsidR="00C119BB">
        <w:t>实图像的高</w:t>
      </w:r>
      <w:r w:rsidR="00C119BB">
        <w:rPr>
          <w:rFonts w:hint="eastAsia"/>
        </w:rPr>
        <w:t>层</w:t>
      </w:r>
      <w:r w:rsidR="00D169F5">
        <w:t>表示之间的</w:t>
      </w:r>
      <w:r w:rsidR="00D169F5">
        <w:rPr>
          <w:rFonts w:hint="eastAsia"/>
        </w:rPr>
        <w:t>差异损失</w:t>
      </w:r>
      <w:r w:rsidR="008A543A" w:rsidRPr="008A543A">
        <w:t>（例如</w:t>
      </w:r>
      <w:r w:rsidR="008A543A" w:rsidRPr="008A543A">
        <w:rPr>
          <w:i/>
        </w:rPr>
        <w:t>L</w:t>
      </w:r>
      <w:r w:rsidR="008A543A" w:rsidRPr="008A543A">
        <w:rPr>
          <w:rFonts w:hint="eastAsia"/>
          <w:i/>
          <w:vertAlign w:val="subscript"/>
        </w:rPr>
        <w:t>2</w:t>
      </w:r>
      <w:r w:rsidR="00D169F5">
        <w:t>）被认为是</w:t>
      </w:r>
      <w:r w:rsidR="00D169F5">
        <w:rPr>
          <w:rFonts w:hint="eastAsia"/>
        </w:rPr>
        <w:t>有效的</w:t>
      </w:r>
      <w:r w:rsidR="00C119BB">
        <w:t>损失项。</w:t>
      </w:r>
      <w:del w:id="141" w:author="jmh081701" w:date="2019-01-03T17:56:00Z">
        <w:r w:rsidR="00C119BB" w:rsidDel="0083191C">
          <w:rPr>
            <w:rFonts w:hint="eastAsia"/>
          </w:rPr>
          <w:delText>类似的，</w:delText>
        </w:r>
      </w:del>
      <w:r w:rsidR="00C119BB">
        <w:t>在高</w:t>
      </w:r>
      <w:r w:rsidR="00C119BB">
        <w:rPr>
          <w:rFonts w:hint="eastAsia"/>
        </w:rPr>
        <w:t>层</w:t>
      </w:r>
      <w:r w:rsidR="00D169F5">
        <w:t>嵌入空间中使用</w:t>
      </w:r>
      <w:r w:rsidR="00D169F5">
        <w:rPr>
          <w:rFonts w:hint="eastAsia"/>
        </w:rPr>
        <w:t>标注数据</w:t>
      </w:r>
      <w:r w:rsidR="008A543A" w:rsidRPr="008A543A">
        <w:t>和预测</w:t>
      </w:r>
      <w:r w:rsidR="00D169F5">
        <w:rPr>
          <w:rFonts w:hint="eastAsia"/>
        </w:rPr>
        <w:t>数据</w:t>
      </w:r>
      <w:r w:rsidR="008A543A" w:rsidRPr="008A543A">
        <w:t>之间的差异</w:t>
      </w:r>
      <w:r w:rsidR="00C119BB">
        <w:rPr>
          <w:rFonts w:hint="eastAsia"/>
        </w:rPr>
        <w:t>作为</w:t>
      </w:r>
      <w:r w:rsidR="00825F2D">
        <w:rPr>
          <w:rFonts w:hint="eastAsia"/>
        </w:rPr>
        <w:t>损失</w:t>
      </w:r>
      <w:r w:rsidR="00C119BB">
        <w:rPr>
          <w:rFonts w:hint="eastAsia"/>
        </w:rPr>
        <w:t>项</w:t>
      </w:r>
      <w:ins w:id="142" w:author="jmh081701" w:date="2019-01-03T17:56:00Z">
        <w:r w:rsidR="0083191C">
          <w:rPr>
            <w:rFonts w:hint="eastAsia"/>
          </w:rPr>
          <w:t>对</w:t>
        </w:r>
      </w:ins>
      <w:del w:id="143" w:author="jmh081701" w:date="2019-01-03T17:56:00Z">
        <w:r w:rsidR="004E6D7A" w:rsidDel="0083191C">
          <w:rPr>
            <w:rFonts w:hint="eastAsia"/>
          </w:rPr>
          <w:delText>启发了</w:delText>
        </w:r>
      </w:del>
      <w:r w:rsidR="004E6D7A">
        <w:rPr>
          <w:rFonts w:hint="eastAsia"/>
        </w:rPr>
        <w:t>我们</w:t>
      </w:r>
      <w:ins w:id="144" w:author="jmh081701" w:date="2019-01-03T17:56:00Z">
        <w:r w:rsidR="0083191C">
          <w:rPr>
            <w:rFonts w:hint="eastAsia"/>
          </w:rPr>
          <w:t>很有启发</w:t>
        </w:r>
      </w:ins>
      <w:r w:rsidR="004E6D7A">
        <w:rPr>
          <w:rFonts w:hint="eastAsia"/>
        </w:rPr>
        <w:t>。</w:t>
      </w:r>
    </w:p>
    <w:p w:rsidR="00E94978" w:rsidRPr="008A543A" w:rsidRDefault="00E94978" w:rsidP="000D1EF6">
      <w:pPr>
        <w:ind w:firstLineChars="200" w:firstLine="420"/>
      </w:pPr>
      <w:r w:rsidRPr="00E94978">
        <w:rPr>
          <w:rFonts w:hint="eastAsia"/>
          <w:b/>
        </w:rPr>
        <w:t>车道标记检测</w:t>
      </w:r>
      <w:r w:rsidR="002845E1">
        <w:rPr>
          <w:rFonts w:hint="eastAsia"/>
          <w:b/>
        </w:rPr>
        <w:t>(</w:t>
      </w:r>
      <w:r w:rsidR="00EA3BA3">
        <w:rPr>
          <w:b/>
        </w:rPr>
        <w:t>Lane Marking Detection</w:t>
      </w:r>
      <w:r w:rsidR="002845E1">
        <w:rPr>
          <w:b/>
        </w:rPr>
        <w:t>)</w:t>
      </w:r>
      <w:r w:rsidRPr="00E94978">
        <w:rPr>
          <w:rFonts w:hint="eastAsia"/>
          <w:b/>
        </w:rPr>
        <w:t>。</w:t>
      </w:r>
      <w:del w:id="145" w:author="jmh081701" w:date="2019-01-03T17:56:00Z">
        <w:r w:rsidR="008A543A" w:rsidRPr="008A543A" w:rsidDel="00846746">
          <w:rPr>
            <w:rFonts w:hint="eastAsia"/>
          </w:rPr>
          <w:delText>由于</w:delText>
        </w:r>
      </w:del>
      <w:del w:id="146" w:author="jmh081701" w:date="2019-01-03T17:58:00Z">
        <w:r w:rsidR="008A543A" w:rsidRPr="008A543A" w:rsidDel="00252596">
          <w:rPr>
            <w:rFonts w:hint="eastAsia"/>
          </w:rPr>
          <w:delText>我们</w:delText>
        </w:r>
      </w:del>
      <w:ins w:id="147" w:author="jmh081701" w:date="2019-01-03T17:58:00Z">
        <w:r w:rsidR="00252596">
          <w:rPr>
            <w:rFonts w:hint="eastAsia"/>
          </w:rPr>
          <w:t>因为我们</w:t>
        </w:r>
      </w:ins>
      <w:ins w:id="148" w:author="jmh081701" w:date="2019-01-03T17:59:00Z">
        <w:r w:rsidR="00252596">
          <w:rPr>
            <w:rFonts w:hint="eastAsia"/>
          </w:rPr>
          <w:t>重点评估EL-GAN模型在</w:t>
        </w:r>
      </w:ins>
      <w:del w:id="149" w:author="jmh081701" w:date="2019-01-03T17:59:00Z">
        <w:r w:rsidR="008A543A" w:rsidRPr="008A543A" w:rsidDel="00252596">
          <w:rPr>
            <w:rFonts w:hint="eastAsia"/>
          </w:rPr>
          <w:delText>的工作评估侧重</w:delText>
        </w:r>
        <w:r w:rsidR="00B352DA" w:rsidDel="00252596">
          <w:rPr>
            <w:rFonts w:hint="eastAsia"/>
          </w:rPr>
          <w:delText>于</w:delText>
        </w:r>
      </w:del>
      <w:r w:rsidR="00B352DA">
        <w:rPr>
          <w:rFonts w:hint="eastAsia"/>
        </w:rPr>
        <w:t>车道标记检测</w:t>
      </w:r>
      <w:ins w:id="150" w:author="jmh081701" w:date="2019-01-03T17:59:00Z">
        <w:r w:rsidR="00252596">
          <w:rPr>
            <w:rFonts w:hint="eastAsia"/>
          </w:rPr>
          <w:t>的性能</w:t>
        </w:r>
      </w:ins>
      <w:r w:rsidR="00B352DA">
        <w:rPr>
          <w:rFonts w:hint="eastAsia"/>
        </w:rPr>
        <w:t>，</w:t>
      </w:r>
      <w:ins w:id="151" w:author="jmh081701" w:date="2019-01-04T22:54:00Z">
        <w:r w:rsidR="00117E11">
          <w:rPr>
            <w:rFonts w:hint="eastAsia"/>
          </w:rPr>
          <w:t>因此</w:t>
        </w:r>
      </w:ins>
      <w:r w:rsidR="00B352DA">
        <w:rPr>
          <w:rFonts w:hint="eastAsia"/>
        </w:rPr>
        <w:t>我们</w:t>
      </w:r>
      <w:del w:id="152" w:author="jmh081701" w:date="2019-01-03T18:00:00Z">
        <w:r w:rsidR="00B352DA" w:rsidDel="00252596">
          <w:rPr>
            <w:rFonts w:hint="eastAsia"/>
          </w:rPr>
          <w:delText>还</w:delText>
        </w:r>
      </w:del>
      <w:ins w:id="153" w:author="jmh081701" w:date="2019-01-03T17:57:00Z">
        <w:r w:rsidR="00252596">
          <w:rPr>
            <w:rFonts w:hint="eastAsia"/>
          </w:rPr>
          <w:t>对</w:t>
        </w:r>
      </w:ins>
      <w:ins w:id="154" w:author="jmh081701" w:date="2019-01-03T18:00:00Z">
        <w:r w:rsidR="00252596">
          <w:rPr>
            <w:rFonts w:hint="eastAsia"/>
          </w:rPr>
          <w:t>比了</w:t>
        </w:r>
      </w:ins>
      <w:del w:id="155" w:author="jmh081701" w:date="2019-01-03T17:56:00Z">
        <w:r w:rsidR="00B352DA" w:rsidDel="00846746">
          <w:rPr>
            <w:rFonts w:hint="eastAsia"/>
          </w:rPr>
          <w:delText>讨论了针对</w:delText>
        </w:r>
      </w:del>
      <w:ins w:id="156" w:author="jmh081701" w:date="2019-01-03T18:00:00Z">
        <w:r w:rsidR="00252596">
          <w:rPr>
            <w:rFonts w:hint="eastAsia"/>
          </w:rPr>
          <w:t>解决此</w:t>
        </w:r>
      </w:ins>
      <w:del w:id="157" w:author="jmh081701" w:date="2019-01-03T18:00:00Z">
        <w:r w:rsidR="00B352DA" w:rsidDel="00252596">
          <w:rPr>
            <w:rFonts w:hint="eastAsia"/>
          </w:rPr>
          <w:delText>此</w:delText>
        </w:r>
      </w:del>
      <w:r w:rsidR="00B352DA">
        <w:rPr>
          <w:rFonts w:hint="eastAsia"/>
        </w:rPr>
        <w:t>问题</w:t>
      </w:r>
      <w:ins w:id="158" w:author="jmh081701" w:date="2019-01-03T18:00:00Z">
        <w:r w:rsidR="00252596">
          <w:rPr>
            <w:rFonts w:hint="eastAsia"/>
          </w:rPr>
          <w:t>其他</w:t>
        </w:r>
      </w:ins>
      <w:del w:id="159" w:author="jmh081701" w:date="2019-01-03T18:00:00Z">
        <w:r w:rsidR="00B352DA" w:rsidDel="00252596">
          <w:rPr>
            <w:rFonts w:hint="eastAsia"/>
          </w:rPr>
          <w:delText>的其他相关</w:delText>
        </w:r>
      </w:del>
      <w:r w:rsidR="00B352DA">
        <w:rPr>
          <w:rFonts w:hint="eastAsia"/>
        </w:rPr>
        <w:t>方法，同时我们建议读者参阅在这个领域的最新调查报告</w:t>
      </w:r>
      <w:r w:rsidR="008A543A" w:rsidRPr="008A543A">
        <w:t>[11]。</w:t>
      </w:r>
      <w:r w:rsidR="00692148">
        <w:rPr>
          <w:rFonts w:hint="eastAsia"/>
        </w:rPr>
        <w:t>由</w:t>
      </w:r>
      <w:r w:rsidR="00692148" w:rsidRPr="008A543A">
        <w:t>Pan等[3]</w:t>
      </w:r>
      <w:r w:rsidR="00692148">
        <w:rPr>
          <w:rFonts w:hint="eastAsia"/>
        </w:rPr>
        <w:t>提出的</w:t>
      </w:r>
      <w:r w:rsidR="00692148" w:rsidRPr="008A543A">
        <w:t>车道标记检测方法</w:t>
      </w:r>
      <w:r w:rsidR="00692148">
        <w:rPr>
          <w:rFonts w:hint="eastAsia"/>
        </w:rPr>
        <w:t>是较为成功的一个例子</w:t>
      </w:r>
      <w:r w:rsidR="00692148">
        <w:t>。</w:t>
      </w:r>
      <w:r w:rsidR="00692148">
        <w:rPr>
          <w:rFonts w:hint="eastAsia"/>
        </w:rPr>
        <w:t>该方法的核心思想是使用CNN</w:t>
      </w:r>
      <w:r w:rsidR="00844586">
        <w:rPr>
          <w:rFonts w:hint="eastAsia"/>
        </w:rPr>
        <w:t>网络配上</w:t>
      </w:r>
      <w:r w:rsidR="00692148">
        <w:rPr>
          <w:rFonts w:hint="eastAsia"/>
        </w:rPr>
        <w:t>一层人工设计的后</w:t>
      </w:r>
      <w:del w:id="160" w:author="jmh081701" w:date="2019-01-03T18:01:00Z">
        <w:r w:rsidR="00825F2D" w:rsidDel="000A60C4">
          <w:rPr>
            <w:rFonts w:hint="eastAsia"/>
          </w:rPr>
          <w:delText>期</w:delText>
        </w:r>
      </w:del>
      <w:r w:rsidR="00692148">
        <w:rPr>
          <w:rFonts w:hint="eastAsia"/>
        </w:rPr>
        <w:t>处理层</w:t>
      </w:r>
      <w:r w:rsidR="008A543A" w:rsidRPr="008A543A">
        <w:t>。Lee等人[31]</w:t>
      </w:r>
      <w:r w:rsidR="00D52079">
        <w:t>使用消失点标签来</w:t>
      </w:r>
      <w:r w:rsidR="00D52079">
        <w:rPr>
          <w:rFonts w:hint="eastAsia"/>
        </w:rPr>
        <w:t>学习</w:t>
      </w:r>
      <w:del w:id="161" w:author="jmh081701" w:date="2019-01-03T18:01:00Z">
        <w:r w:rsidR="00D52079" w:rsidDel="003909FA">
          <w:rPr>
            <w:rFonts w:hint="eastAsia"/>
          </w:rPr>
          <w:delText>到</w:delText>
        </w:r>
      </w:del>
      <w:r w:rsidR="008A543A" w:rsidRPr="008A543A">
        <w:t>车道标记检测</w:t>
      </w:r>
      <w:r w:rsidR="00C141BE">
        <w:rPr>
          <w:rFonts w:hint="eastAsia"/>
        </w:rPr>
        <w:t>中结构化</w:t>
      </w:r>
      <w:r w:rsidR="00D52079">
        <w:rPr>
          <w:rFonts w:hint="eastAsia"/>
        </w:rPr>
        <w:t>特征</w:t>
      </w:r>
      <w:r w:rsidR="0031126A">
        <w:t>。另一个</w:t>
      </w:r>
      <w:r w:rsidR="008A543A" w:rsidRPr="008A543A">
        <w:t>例子是Neven等[2]</w:t>
      </w:r>
      <w:r w:rsidR="0031126A">
        <w:t>的工作，</w:t>
      </w:r>
      <w:r w:rsidR="0031126A">
        <w:rPr>
          <w:rFonts w:hint="eastAsia"/>
        </w:rPr>
        <w:t>他们</w:t>
      </w:r>
      <w:r w:rsidR="008A543A" w:rsidRPr="008A543A">
        <w:t>使用</w:t>
      </w:r>
      <w:r w:rsidR="0031126A">
        <w:t>常规分割网络来获得车道标记预测图。然后</w:t>
      </w:r>
      <w:del w:id="162" w:author="jmh081701" w:date="2019-01-03T18:01:00Z">
        <w:r w:rsidR="0031126A" w:rsidDel="0044213B">
          <w:delText>，他</w:delText>
        </w:r>
        <w:r w:rsidR="001D254E" w:rsidDel="0044213B">
          <w:delText>们</w:delText>
        </w:r>
      </w:del>
      <w:r w:rsidR="001D254E">
        <w:t>训练第二个网络</w:t>
      </w:r>
      <w:r w:rsidR="001D254E">
        <w:rPr>
          <w:rFonts w:hint="eastAsia"/>
        </w:rPr>
        <w:t>来</w:t>
      </w:r>
      <w:r w:rsidR="0031126A">
        <w:rPr>
          <w:rFonts w:hint="eastAsia"/>
        </w:rPr>
        <w:t>执行</w:t>
      </w:r>
      <w:r w:rsidR="0031126A">
        <w:t>约束</w:t>
      </w:r>
      <w:r w:rsidR="008A543A" w:rsidRPr="008A543A">
        <w:t>变换，之后使用曲线拟合来获得最终结果。</w:t>
      </w:r>
      <w:ins w:id="163" w:author="jmh081701" w:date="2019-01-03T18:02:00Z">
        <w:r w:rsidR="00CD6C88">
          <w:t>在T</w:t>
        </w:r>
        <w:r w:rsidR="00CD6C88">
          <w:rPr>
            <w:rFonts w:hint="eastAsia"/>
          </w:rPr>
          <w:t>usimple数据集上，</w:t>
        </w:r>
      </w:ins>
      <w:del w:id="164" w:author="jmh081701" w:date="2019-01-03T18:01:00Z">
        <w:r w:rsidR="00825F2D" w:rsidDel="00CD6C88">
          <w:rPr>
            <w:rFonts w:hint="eastAsia"/>
          </w:rPr>
          <w:delText>针对</w:delText>
        </w:r>
        <w:r w:rsidR="0031126A" w:rsidRPr="008A543A" w:rsidDel="00CD6C88">
          <w:delText>Tusimple挑战</w:delText>
        </w:r>
        <w:r w:rsidR="0031126A" w:rsidDel="00CD6C88">
          <w:rPr>
            <w:rFonts w:hint="eastAsia"/>
          </w:rPr>
          <w:delText>任务，</w:delText>
        </w:r>
      </w:del>
      <w:r w:rsidR="008A543A" w:rsidRPr="008A543A">
        <w:t>我们将</w:t>
      </w:r>
      <w:ins w:id="165" w:author="jmh081701" w:date="2019-01-03T18:01:00Z">
        <w:r w:rsidR="00CD6C88">
          <w:rPr>
            <w:rFonts w:hint="eastAsia"/>
          </w:rPr>
          <w:t>EL-GAN模型</w:t>
        </w:r>
      </w:ins>
      <w:del w:id="166" w:author="jmh081701" w:date="2019-01-03T18:01:00Z">
        <w:r w:rsidR="008A543A" w:rsidRPr="008A543A" w:rsidDel="00CD6C88">
          <w:delText>我</w:delText>
        </w:r>
        <w:r w:rsidR="008A543A" w:rsidRPr="008A543A" w:rsidDel="00CD6C88">
          <w:rPr>
            <w:rFonts w:hint="eastAsia"/>
          </w:rPr>
          <w:delText>们的工作</w:delText>
        </w:r>
      </w:del>
      <w:r w:rsidR="008A543A" w:rsidRPr="008A543A">
        <w:rPr>
          <w:rFonts w:hint="eastAsia"/>
        </w:rPr>
        <w:t>与上面的</w:t>
      </w:r>
      <w:ins w:id="167" w:author="jmh081701" w:date="2019-01-03T18:02:00Z">
        <w:r w:rsidR="00CD6C88">
          <w:rPr>
            <w:rFonts w:hint="eastAsia"/>
          </w:rPr>
          <w:t>模型</w:t>
        </w:r>
      </w:ins>
      <w:del w:id="168" w:author="jmh081701" w:date="2019-01-03T18:01:00Z">
        <w:r w:rsidR="008A543A" w:rsidRPr="008A543A" w:rsidDel="00CD6C88">
          <w:rPr>
            <w:rFonts w:hint="eastAsia"/>
          </w:rPr>
          <w:delText>研究</w:delText>
        </w:r>
      </w:del>
      <w:r w:rsidR="008A543A" w:rsidRPr="008A543A">
        <w:t>[2,3]进行</w:t>
      </w:r>
      <w:r w:rsidR="0031126A">
        <w:rPr>
          <w:rFonts w:hint="eastAsia"/>
        </w:rPr>
        <w:t>了详细的</w:t>
      </w:r>
      <w:r w:rsidR="0031126A">
        <w:t>比较，</w:t>
      </w:r>
      <w:r w:rsidR="0031126A">
        <w:rPr>
          <w:rFonts w:hint="eastAsia"/>
        </w:rPr>
        <w:t>比较结果</w:t>
      </w:r>
      <w:ins w:id="169" w:author="jmh081701" w:date="2019-01-03T18:02:00Z">
        <w:r w:rsidR="00CD6C88">
          <w:rPr>
            <w:rFonts w:hint="eastAsia"/>
          </w:rPr>
          <w:t>如</w:t>
        </w:r>
      </w:ins>
      <w:del w:id="170" w:author="jmh081701" w:date="2019-01-03T18:02:00Z">
        <w:r w:rsidR="0031126A" w:rsidDel="00CD6C88">
          <w:delText>在</w:delText>
        </w:r>
      </w:del>
      <w:r w:rsidR="0031126A" w:rsidRPr="008A543A">
        <w:t>6.1</w:t>
      </w:r>
      <w:r w:rsidR="0031126A">
        <w:t>节</w:t>
      </w:r>
      <w:ins w:id="171" w:author="jmh081701" w:date="2019-01-03T18:02:00Z">
        <w:r w:rsidR="00CD6C88">
          <w:t>所示</w:t>
        </w:r>
      </w:ins>
      <w:del w:id="172" w:author="jmh081701" w:date="2019-01-03T18:02:00Z">
        <w:r w:rsidR="00825F2D" w:rsidDel="00CD6C88">
          <w:rPr>
            <w:rFonts w:hint="eastAsia"/>
          </w:rPr>
          <w:delText>中展示</w:delText>
        </w:r>
      </w:del>
      <w:r w:rsidR="0031126A">
        <w:rPr>
          <w:rFonts w:hint="eastAsia"/>
        </w:rPr>
        <w:t>。</w:t>
      </w:r>
    </w:p>
    <w:p w:rsidR="000D1EF6" w:rsidRDefault="000D1EF6" w:rsidP="00E94978">
      <w:pPr>
        <w:rPr>
          <w:b/>
        </w:rPr>
      </w:pPr>
    </w:p>
    <w:p w:rsidR="00E94978" w:rsidRPr="000D1EF6" w:rsidRDefault="00C54942" w:rsidP="00E94978">
      <w:pPr>
        <w:rPr>
          <w:b/>
        </w:rPr>
      </w:pPr>
      <w:r w:rsidRPr="000D1EF6">
        <w:rPr>
          <w:rFonts w:hint="eastAsia"/>
          <w:b/>
        </w:rPr>
        <w:t>3方法</w:t>
      </w:r>
    </w:p>
    <w:p w:rsidR="00C54942" w:rsidRDefault="003D41ED" w:rsidP="00E33523">
      <w:pPr>
        <w:ind w:firstLineChars="200" w:firstLine="420"/>
      </w:pPr>
      <w:r>
        <w:rPr>
          <w:rFonts w:hint="eastAsia"/>
        </w:rPr>
        <w:t>在本节中，我们</w:t>
      </w:r>
      <w:r w:rsidR="00AF6211">
        <w:rPr>
          <w:rFonts w:hint="eastAsia"/>
        </w:rPr>
        <w:t>将</w:t>
      </w:r>
      <w:r>
        <w:rPr>
          <w:rFonts w:hint="eastAsia"/>
        </w:rPr>
        <w:t>介绍</w:t>
      </w:r>
      <w:r w:rsidR="00E33523" w:rsidRPr="00E33523">
        <w:t>EL-GAN</w:t>
      </w:r>
      <w:r w:rsidR="00191B82">
        <w:rPr>
          <w:rFonts w:hint="eastAsia"/>
        </w:rPr>
        <w:t>的损失函数和</w:t>
      </w:r>
      <w:r w:rsidR="00C46DF8">
        <w:rPr>
          <w:rFonts w:hint="eastAsia"/>
        </w:rPr>
        <w:t>对抗性训练</w:t>
      </w:r>
      <w:r>
        <w:t>。该方法是通用的，可以应用于</w:t>
      </w:r>
      <w:r>
        <w:rPr>
          <w:rFonts w:hint="eastAsia"/>
        </w:rPr>
        <w:t>各种</w:t>
      </w:r>
      <w:r w:rsidR="00095332">
        <w:t>分割问题。详细的网络架构</w:t>
      </w:r>
      <w:r w:rsidR="00E33523" w:rsidRPr="00E33523">
        <w:t>将在第4节中讨论。</w:t>
      </w:r>
    </w:p>
    <w:p w:rsidR="00E33523" w:rsidRPr="002151B7" w:rsidRDefault="002151B7" w:rsidP="002151B7">
      <w:pPr>
        <w:rPr>
          <w:b/>
        </w:rPr>
      </w:pPr>
      <w:r w:rsidRPr="002151B7">
        <w:rPr>
          <w:rFonts w:hint="eastAsia"/>
          <w:b/>
        </w:rPr>
        <w:t>3.1</w:t>
      </w:r>
      <w:r w:rsidR="00FD15E7">
        <w:rPr>
          <w:rFonts w:hint="eastAsia"/>
          <w:b/>
        </w:rPr>
        <w:t>基线</w:t>
      </w:r>
      <w:r w:rsidRPr="002151B7">
        <w:rPr>
          <w:rFonts w:hint="eastAsia"/>
          <w:b/>
        </w:rPr>
        <w:t>：语义分割的对抗性训练</w:t>
      </w:r>
    </w:p>
    <w:p w:rsidR="002151B7" w:rsidRDefault="002151B7" w:rsidP="00E33523">
      <w:pPr>
        <w:ind w:firstLineChars="200" w:firstLine="420"/>
      </w:pPr>
      <w:r w:rsidRPr="002151B7">
        <w:rPr>
          <w:rFonts w:hint="eastAsia"/>
        </w:rPr>
        <w:t>对抗训</w:t>
      </w:r>
      <w:r w:rsidR="00EC518B">
        <w:rPr>
          <w:rFonts w:hint="eastAsia"/>
        </w:rPr>
        <w:t>练可用于</w:t>
      </w:r>
      <w:ins w:id="173" w:author="jmh081701" w:date="2019-01-03T18:03:00Z">
        <w:r w:rsidR="00BA79C2">
          <w:rPr>
            <w:rFonts w:hint="eastAsia"/>
          </w:rPr>
          <w:t>保持</w:t>
        </w:r>
      </w:ins>
      <w:del w:id="174" w:author="jmh081701" w:date="2019-01-03T18:03:00Z">
        <w:r w:rsidR="00EC518B" w:rsidDel="00BA79C2">
          <w:rPr>
            <w:rFonts w:hint="eastAsia"/>
          </w:rPr>
          <w:delText>确保</w:delText>
        </w:r>
        <w:r w:rsidR="00EC518B" w:rsidDel="00EB7002">
          <w:rPr>
            <w:rFonts w:hint="eastAsia"/>
          </w:rPr>
          <w:delText>更高水平的</w:delText>
        </w:r>
      </w:del>
      <w:ins w:id="175" w:author="jmh081701" w:date="2019-01-03T18:04:00Z">
        <w:r w:rsidR="00EB7002">
          <w:rPr>
            <w:rFonts w:hint="eastAsia"/>
          </w:rPr>
          <w:t>标注数据的高级特征</w:t>
        </w:r>
      </w:ins>
      <w:del w:id="176" w:author="jmh081701" w:date="2019-01-03T18:03:00Z">
        <w:r w:rsidR="00EC518B" w:rsidDel="00EB7002">
          <w:rPr>
            <w:rFonts w:hint="eastAsia"/>
          </w:rPr>
          <w:delText>标签</w:delText>
        </w:r>
      </w:del>
      <w:r w:rsidR="00EC518B">
        <w:rPr>
          <w:rFonts w:hint="eastAsia"/>
        </w:rPr>
        <w:t>，如平滑度，局部一致性</w:t>
      </w:r>
      <w:r w:rsidRPr="002151B7">
        <w:rPr>
          <w:rFonts w:hint="eastAsia"/>
        </w:rPr>
        <w:t>等。</w:t>
      </w:r>
      <w:r w:rsidR="00047F7B">
        <w:t>这是通过使用鉴别器网络来完成的，该网络随着</w:t>
      </w:r>
      <w:r w:rsidR="00047F7B">
        <w:rPr>
          <w:rFonts w:hint="eastAsia"/>
        </w:rPr>
        <w:t>训练的不断深入而</w:t>
      </w:r>
      <w:r w:rsidR="00047F7B">
        <w:t>学习</w:t>
      </w:r>
      <w:r w:rsidR="00047F7B">
        <w:rPr>
          <w:rFonts w:hint="eastAsia"/>
        </w:rPr>
        <w:t>到所</w:t>
      </w:r>
      <w:r w:rsidRPr="002151B7">
        <w:t>期望属性的损失函数</w:t>
      </w:r>
      <w:r w:rsidR="00F764AE">
        <w:t>，而不是</w:t>
      </w:r>
      <w:r w:rsidR="00F764AE">
        <w:rPr>
          <w:rFonts w:hint="eastAsia"/>
        </w:rPr>
        <w:t>显式</w:t>
      </w:r>
      <w:r w:rsidRPr="002151B7">
        <w:t>地</w:t>
      </w:r>
      <w:ins w:id="177" w:author="jmh081701" w:date="2019-01-03T18:05:00Z">
        <w:r w:rsidR="009A7CAA">
          <w:t>要求人工</w:t>
        </w:r>
        <w:r w:rsidR="009A7CAA">
          <w:rPr>
            <w:rFonts w:hint="eastAsia"/>
          </w:rPr>
          <w:t>给出</w:t>
        </w:r>
      </w:ins>
      <w:del w:id="178" w:author="jmh081701" w:date="2019-01-03T18:05:00Z">
        <w:r w:rsidRPr="002151B7" w:rsidDel="009A7CAA">
          <w:delText>计算</w:delText>
        </w:r>
      </w:del>
      <w:r w:rsidRPr="002151B7">
        <w:t>这些属性</w:t>
      </w:r>
      <w:ins w:id="179" w:author="jmh081701" w:date="2019-01-03T18:05:00Z">
        <w:r w:rsidR="009A7CAA">
          <w:t>的损失项</w:t>
        </w:r>
      </w:ins>
      <w:r w:rsidRPr="002151B7">
        <w:t>。</w:t>
      </w:r>
      <w:ins w:id="180" w:author="jmh081701" w:date="2019-01-03T18:07:00Z">
        <w:r w:rsidR="000C1C2B">
          <w:t>在</w:t>
        </w:r>
      </w:ins>
      <w:del w:id="181" w:author="jmh081701" w:date="2019-01-03T18:06:00Z">
        <w:r w:rsidRPr="002151B7" w:rsidDel="00910614">
          <w:delText>从</w:delText>
        </w:r>
      </w:del>
      <w:r w:rsidRPr="002151B7">
        <w:t>语义分割</w:t>
      </w:r>
      <w:del w:id="182" w:author="jmh081701" w:date="2019-01-03T18:06:00Z">
        <w:r w:rsidRPr="002151B7" w:rsidDel="00910614">
          <w:delText>的</w:delText>
        </w:r>
      </w:del>
      <w:r w:rsidRPr="002151B7">
        <w:t>对抗性训练</w:t>
      </w:r>
      <w:ins w:id="183" w:author="jmh081701" w:date="2019-01-03T18:06:00Z">
        <w:r w:rsidR="00910614">
          <w:t>的典型模型</w:t>
        </w:r>
      </w:ins>
      <w:del w:id="184" w:author="jmh081701" w:date="2019-01-03T18:06:00Z">
        <w:r w:rsidRPr="002151B7" w:rsidDel="00910614">
          <w:delText>中获益的典型方法</w:delText>
        </w:r>
      </w:del>
      <w:r w:rsidRPr="002151B7">
        <w:t>[1,20]</w:t>
      </w:r>
      <w:ins w:id="185" w:author="jmh081701" w:date="2019-01-03T18:07:00Z">
        <w:r w:rsidR="000C1C2B">
          <w:t>中</w:t>
        </w:r>
        <w:r w:rsidR="000C1C2B">
          <w:rPr>
            <w:rFonts w:hint="eastAsia"/>
          </w:rPr>
          <w:t>，</w:t>
        </w:r>
      </w:ins>
      <w:del w:id="186" w:author="jmh081701" w:date="2019-01-03T18:07:00Z">
        <w:r w:rsidR="00475777" w:rsidDel="000C1C2B">
          <w:rPr>
            <w:rFonts w:hint="eastAsia"/>
          </w:rPr>
          <w:delText>关于</w:delText>
        </w:r>
      </w:del>
      <w:r w:rsidR="00ED6BC3">
        <w:t>生成器</w:t>
      </w:r>
      <w:del w:id="187" w:author="jmh081701" w:date="2019-01-03T18:07:00Z">
        <w:r w:rsidR="00F764AE" w:rsidDel="000C1C2B">
          <w:delText>制定一个由两个</w:delText>
        </w:r>
        <w:r w:rsidR="00F764AE" w:rsidDel="000C1C2B">
          <w:rPr>
            <w:rFonts w:hint="eastAsia"/>
          </w:rPr>
          <w:delText>损失项</w:delText>
        </w:r>
        <w:r w:rsidR="00F764AE" w:rsidDel="000C1C2B">
          <w:delText>组成的</w:delText>
        </w:r>
      </w:del>
      <w:r w:rsidR="00F764AE">
        <w:t>损失函数</w:t>
      </w:r>
      <w:ins w:id="188" w:author="jmh081701" w:date="2019-01-03T18:07:00Z">
        <w:r w:rsidR="000C1C2B">
          <w:t>的</w:t>
        </w:r>
      </w:ins>
      <w:ins w:id="189" w:author="jmh081701" w:date="2019-01-03T18:08:00Z">
        <w:r w:rsidR="000C1C2B">
          <w:t>损失函数包含两个损失项</w:t>
        </w:r>
      </w:ins>
      <w:r w:rsidR="00F764AE">
        <w:t>：一个</w:t>
      </w:r>
      <w:ins w:id="190" w:author="jmh081701" w:date="2019-01-03T18:09:00Z">
        <w:r w:rsidR="00254734">
          <w:t>低层次</w:t>
        </w:r>
      </w:ins>
      <w:del w:id="191" w:author="jmh081701" w:date="2019-01-03T18:08:00Z">
        <w:r w:rsidR="00F3753E" w:rsidDel="00254734">
          <w:rPr>
            <w:rFonts w:hint="eastAsia"/>
          </w:rPr>
          <w:delText>低层次</w:delText>
        </w:r>
      </w:del>
      <w:r w:rsidR="00F3753E">
        <w:rPr>
          <w:rFonts w:hint="eastAsia"/>
        </w:rPr>
        <w:t>逐</w:t>
      </w:r>
      <w:r w:rsidRPr="002151B7">
        <w:t>像素</w:t>
      </w:r>
      <w:r w:rsidR="00F3753E">
        <w:rPr>
          <w:rFonts w:hint="eastAsia"/>
        </w:rPr>
        <w:t>级的</w:t>
      </w:r>
      <w:r w:rsidRPr="002151B7">
        <w:t>预测</w:t>
      </w:r>
      <w:r w:rsidR="00F764AE">
        <w:rPr>
          <w:rFonts w:hint="eastAsia"/>
        </w:rPr>
        <w:t>和</w:t>
      </w:r>
      <w:r w:rsidR="00F764AE">
        <w:t>标签</w:t>
      </w:r>
      <w:r w:rsidR="00F3753E">
        <w:rPr>
          <w:rFonts w:hint="eastAsia"/>
        </w:rPr>
        <w:t>之间的</w:t>
      </w:r>
      <w:r w:rsidR="00F764AE">
        <w:rPr>
          <w:rFonts w:hint="eastAsia"/>
        </w:rPr>
        <w:t>损失项</w:t>
      </w:r>
      <w:r w:rsidRPr="002151B7">
        <w:t>（</w:t>
      </w:r>
      <w:r w:rsidRPr="00CF56B4">
        <w:rPr>
          <w:i/>
        </w:rPr>
        <w:t>L</w:t>
      </w:r>
      <w:r w:rsidRPr="002151B7">
        <w:rPr>
          <w:rFonts w:ascii="仿宋" w:eastAsia="仿宋" w:hAnsi="仿宋"/>
          <w:vertAlign w:val="subscript"/>
        </w:rPr>
        <w:t>fit</w:t>
      </w:r>
      <w:r w:rsidRPr="002151B7">
        <w:t>）</w:t>
      </w:r>
      <w:r w:rsidR="00F3753E">
        <w:rPr>
          <w:rFonts w:hint="eastAsia"/>
        </w:rPr>
        <w:t>，</w:t>
      </w:r>
      <w:r w:rsidR="00F3753E">
        <w:t>另一个对抗性</w:t>
      </w:r>
      <w:r w:rsidR="00F3753E">
        <w:rPr>
          <w:rFonts w:hint="eastAsia"/>
        </w:rPr>
        <w:t>损失项</w:t>
      </w:r>
      <w:r w:rsidR="00F3753E">
        <w:t>用于保留更高级别</w:t>
      </w:r>
      <w:r w:rsidR="00F764AE">
        <w:rPr>
          <w:rFonts w:hint="eastAsia"/>
        </w:rPr>
        <w:t>特征</w:t>
      </w:r>
      <w:del w:id="192" w:author="jmh081701" w:date="2019-01-03T18:09:00Z">
        <w:r w:rsidR="00F764AE" w:rsidDel="0012668F">
          <w:rPr>
            <w:rFonts w:hint="eastAsia"/>
          </w:rPr>
          <w:delText>的损失项</w:delText>
        </w:r>
      </w:del>
      <w:r w:rsidRPr="002151B7">
        <w:t>（</w:t>
      </w:r>
      <w:r w:rsidRPr="00CF56B4">
        <w:rPr>
          <w:i/>
        </w:rPr>
        <w:t>L</w:t>
      </w:r>
      <w:r w:rsidRPr="008819AE">
        <w:rPr>
          <w:rFonts w:ascii="仿宋" w:eastAsia="仿宋" w:hAnsi="仿宋"/>
          <w:vertAlign w:val="subscript"/>
        </w:rPr>
        <w:t>adv</w:t>
      </w:r>
      <w:r w:rsidR="00F3753E">
        <w:t>），</w:t>
      </w:r>
      <w:r w:rsidR="00F3753E">
        <w:rPr>
          <w:rFonts w:hint="eastAsia"/>
        </w:rPr>
        <w:t>给定</w:t>
      </w:r>
      <w:r w:rsidR="00F3753E">
        <w:t>输入图像</w:t>
      </w:r>
      <w:r w:rsidRPr="002151B7">
        <w:t>：</w:t>
      </w:r>
    </w:p>
    <w:p w:rsidR="006C3BEB" w:rsidRDefault="00C5724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(1)</m:t>
          </m:r>
        </m:oMath>
      </m:oMathPara>
    </w:p>
    <w:p w:rsidR="006C3BEB" w:rsidRDefault="006C3BEB" w:rsidP="00E33523">
      <w:pPr>
        <w:ind w:firstLineChars="200" w:firstLine="420"/>
      </w:pPr>
      <w:r w:rsidRPr="006C3BEB">
        <w:rPr>
          <w:rFonts w:hint="eastAsia"/>
        </w:rPr>
        <w:t>其中</w:t>
      </w:r>
      <w:r w:rsidRPr="006C3BEB">
        <w:t>x和y分别是输入图像和相应的标签图</w:t>
      </w:r>
      <w:r w:rsidR="008819AE">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gen</m:t>
            </m:r>
          </m:sub>
        </m:sSub>
      </m:oMath>
      <w:r w:rsidRPr="006C3BEB">
        <w:t>和</w:t>
      </w:r>
      <m:oMath>
        <m:sSub>
          <m:sSubPr>
            <m:ctrlPr>
              <w:rPr>
                <w:rFonts w:ascii="Cambria Math" w:hAnsi="Cambria Math"/>
              </w:rPr>
            </m:ctrlPr>
          </m:sSubPr>
          <m:e>
            <m:r>
              <w:rPr>
                <w:rFonts w:ascii="Cambria Math" w:hAnsi="Cambria Math"/>
              </w:rPr>
              <m:t>θ</m:t>
            </m:r>
          </m:e>
          <m:sub>
            <m:r>
              <w:rPr>
                <w:rFonts w:ascii="Cambria Math" w:hAnsi="Cambria Math"/>
              </w:rPr>
              <m:t>disc</m:t>
            </m:r>
          </m:sub>
        </m:sSub>
      </m:oMath>
      <w:r w:rsidR="00F3753E">
        <w:t>是</w:t>
      </w:r>
      <w:r w:rsidR="00F3753E">
        <w:rPr>
          <w:rFonts w:hint="eastAsia"/>
        </w:rPr>
        <w:t>生成</w:t>
      </w:r>
      <w:r w:rsidR="001B2C09">
        <w:t>器和鉴别器网络的参数</w:t>
      </w:r>
      <w:r w:rsidRPr="006C3BEB">
        <w:t>，</w:t>
      </w:r>
      <m:oMath>
        <m:r>
          <m:rPr>
            <m:sty m:val="p"/>
          </m:rPr>
          <w:rPr>
            <w:rFonts w:ascii="Cambria Math" w:hAnsi="Cambria Math"/>
          </w:rPr>
          <m:t>G(x;θ)</m:t>
        </m:r>
      </m:oMath>
      <w:r w:rsidRPr="006C3BEB">
        <w:t>表示输入图像x</w:t>
      </w:r>
      <w:r w:rsidR="00F3753E">
        <w:t>的变换，由生成器网络</w:t>
      </w:r>
      <w:r w:rsidR="00F3753E">
        <w:rPr>
          <w:rFonts w:hint="eastAsia"/>
        </w:rPr>
        <w:t>的</w:t>
      </w:r>
      <w:r w:rsidR="00F3753E">
        <w:t>参数</w:t>
      </w:r>
      <w:r w:rsidR="00F3753E">
        <w:rPr>
          <w:rFonts w:hint="eastAsia"/>
        </w:rPr>
        <w:t>控制。</w:t>
      </w:r>
      <w:r w:rsidRPr="006C3BEB">
        <w:t>λ</w:t>
      </w:r>
      <w:r w:rsidR="00F3753E">
        <w:t>表示对抗性损失项的</w:t>
      </w:r>
      <w:r w:rsidRPr="006C3BEB">
        <w:t>重要性。 损失项</w:t>
      </w:r>
      <w:r w:rsidR="008819AE" w:rsidRPr="00CF56B4">
        <w:rPr>
          <w:i/>
        </w:rPr>
        <w:t>L</w:t>
      </w:r>
      <w:r w:rsidR="008819AE" w:rsidRPr="002151B7">
        <w:rPr>
          <w:rFonts w:ascii="仿宋" w:eastAsia="仿宋" w:hAnsi="仿宋"/>
          <w:vertAlign w:val="subscript"/>
        </w:rPr>
        <w:t>fit</w:t>
      </w:r>
      <w:r w:rsidRPr="006C3BEB">
        <w:t>通常用</w:t>
      </w:r>
      <w:r w:rsidR="00F3753E">
        <w:rPr>
          <w:rFonts w:hint="eastAsia"/>
        </w:rPr>
        <w:t>逐</w:t>
      </w:r>
      <w:r w:rsidR="00F3753E">
        <w:t>像素</w:t>
      </w:r>
      <w:r w:rsidR="00F3753E">
        <w:rPr>
          <w:rFonts w:hint="eastAsia"/>
        </w:rPr>
        <w:t>级</w:t>
      </w:r>
      <w:r w:rsidRPr="006C3BEB">
        <w:t>的分类交叉熵损失</w:t>
      </w:r>
      <m:oMath>
        <m:sSub>
          <m:sSubPr>
            <m:ctrlPr>
              <w:rPr>
                <w:rFonts w:ascii="Cambria Math" w:hAnsi="Cambria Math"/>
              </w:rPr>
            </m:ctrlPr>
          </m:sSubPr>
          <m:e>
            <m:r>
              <w:rPr>
                <w:rFonts w:ascii="Cambria Math" w:hAnsi="Cambria Math"/>
              </w:rPr>
              <m:t>L</m:t>
            </m:r>
          </m:e>
          <m:sub>
            <m:r>
              <w:rPr>
                <w:rFonts w:ascii="Cambria Math" w:hAnsi="Cambria Math"/>
              </w:rPr>
              <m:t>cce</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oMath>
      <w:r w:rsidRPr="006C3BEB">
        <w:t>表示，其中</w:t>
      </w:r>
      <m:oMath>
        <m:sSub>
          <m:sSubPr>
            <m:ctrlPr>
              <w:rPr>
                <w:rFonts w:ascii="Cambria Math" w:hAnsi="Cambria Math"/>
              </w:rPr>
            </m:ctrlPr>
          </m:sSubPr>
          <m:e>
            <m:r>
              <w:rPr>
                <w:rFonts w:ascii="Cambria Math" w:hAnsi="Cambria Math"/>
              </w:rPr>
              <m:t>L</m:t>
            </m:r>
          </m:e>
          <m:sub>
            <m:r>
              <w:rPr>
                <w:rFonts w:ascii="Cambria Math" w:hAnsi="Cambria Math"/>
              </w:rPr>
              <m:t>cce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wh</m:t>
            </m:r>
          </m:sup>
          <m:e>
            <m:nary>
              <m:naryPr>
                <m:chr m:val="∑"/>
                <m:limLoc m:val="subSup"/>
                <m:ctrlPr>
                  <w:rPr>
                    <w:rFonts w:ascii="Cambria Math" w:hAnsi="Cambria Math"/>
                    <w:i/>
                  </w:rPr>
                </m:ctrlPr>
              </m:naryPr>
              <m:sub>
                <m:r>
                  <w:rPr>
                    <w:rFonts w:ascii="Cambria Math" w:hAnsi="Cambria Math"/>
                  </w:rPr>
                  <m:t>j</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m:t>
                        </m:r>
                      </m:sub>
                    </m:sSub>
                  </m:e>
                </m:func>
              </m:e>
            </m:nary>
          </m:e>
        </m:nary>
      </m:oMath>
      <w:r w:rsidRPr="006C3BEB">
        <w:t>其中c表示目标类的数量，w和h是图像的宽度和高度。</w:t>
      </w:r>
    </w:p>
    <w:p w:rsidR="006C3BEB" w:rsidRDefault="005559CC" w:rsidP="00E33523">
      <w:pPr>
        <w:ind w:firstLineChars="200" w:firstLine="420"/>
      </w:pPr>
      <w:del w:id="193" w:author="jmh081701" w:date="2019-01-03T18:09:00Z">
        <w:r w:rsidRPr="005559CC" w:rsidDel="008C7C2F">
          <w:rPr>
            <w:rFonts w:hint="eastAsia"/>
          </w:rPr>
          <w:delText>对抗性</w:delText>
        </w:r>
      </w:del>
      <w:r w:rsidRPr="005559CC">
        <w:rPr>
          <w:rFonts w:hint="eastAsia"/>
        </w:rPr>
        <w:t>损失项</w:t>
      </w:r>
      <w:r w:rsidRPr="00CF56B4">
        <w:rPr>
          <w:i/>
        </w:rPr>
        <w:t>L</w:t>
      </w:r>
      <w:r w:rsidRPr="008819AE">
        <w:rPr>
          <w:rFonts w:ascii="仿宋" w:eastAsia="仿宋" w:hAnsi="仿宋"/>
          <w:vertAlign w:val="subscript"/>
        </w:rPr>
        <w:t>adv</w:t>
      </w:r>
      <w:r w:rsidR="00F3753E">
        <w:t>表示鉴别器拒绝由</w:t>
      </w:r>
      <w:r w:rsidR="00F3753E">
        <w:rPr>
          <w:rFonts w:hint="eastAsia"/>
        </w:rPr>
        <w:t>生成</w:t>
      </w:r>
      <w:r w:rsidR="00F3753E">
        <w:t>器产生的</w:t>
      </w:r>
      <w:r w:rsidR="00F3753E">
        <w:rPr>
          <w:rFonts w:hint="eastAsia"/>
        </w:rPr>
        <w:t>假</w:t>
      </w:r>
      <w:r w:rsidR="00F3753E">
        <w:t>预测图</w:t>
      </w:r>
      <w:r w:rsidR="00F3753E">
        <w:rPr>
          <w:rFonts w:hint="eastAsia"/>
        </w:rPr>
        <w:t>像的能力</w:t>
      </w:r>
      <w:r w:rsidR="001D254E">
        <w:t>，并且通常</w:t>
      </w:r>
      <w:del w:id="194" w:author="jmh081701" w:date="2019-01-03T18:11:00Z">
        <w:r w:rsidR="001D254E" w:rsidDel="00FD0217">
          <w:rPr>
            <w:rFonts w:hint="eastAsia"/>
          </w:rPr>
          <w:delText>用零和鉴别器对生成器生成的图像的预测的</w:delText>
        </w:r>
      </w:del>
      <w:ins w:id="195" w:author="jmh081701" w:date="2019-01-03T18:11:00Z">
        <w:r w:rsidR="00FD0217">
          <w:rPr>
            <w:rFonts w:hint="eastAsia"/>
          </w:rPr>
          <w:t>是</w:t>
        </w:r>
      </w:ins>
      <w:r w:rsidR="001D254E">
        <w:t>二</w:t>
      </w:r>
      <w:r w:rsidR="001D254E">
        <w:rPr>
          <w:rFonts w:hint="eastAsia"/>
        </w:rPr>
        <w:t>分类</w:t>
      </w:r>
      <w:r w:rsidRPr="005559CC">
        <w:t>交叉熵损失</w:t>
      </w:r>
      <w:del w:id="196" w:author="jmh081701" w:date="2019-01-03T18:11:00Z">
        <w:r w:rsidRPr="005559CC" w:rsidDel="00FD0217">
          <w:delText>来表达</w:delText>
        </w:r>
      </w:del>
      <w:r w:rsidRPr="005559CC">
        <w:t>：</w:t>
      </w:r>
      <m:oMath>
        <m:sSub>
          <m:sSubPr>
            <m:ctrlPr>
              <w:rPr>
                <w:rFonts w:ascii="Cambria Math" w:hAnsi="Cambria Math"/>
              </w:rPr>
            </m:ctrlPr>
          </m:sSubPr>
          <m:e>
            <m:r>
              <w:rPr>
                <w:rFonts w:ascii="Cambria Math" w:hAnsi="Cambria Math"/>
              </w:rPr>
              <m:t>L</m:t>
            </m:r>
          </m:e>
          <m:sub>
            <m:r>
              <w:rPr>
                <w:rFonts w:ascii="Cambria Math" w:hAnsi="Cambria Math"/>
              </w:rPr>
              <m:t>bce</m:t>
            </m:r>
          </m:sub>
        </m:sSub>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oMath>
      <w:r w:rsidRPr="005559CC">
        <w:t>，其中</w:t>
      </w:r>
      <m:oMath>
        <m:sSub>
          <m:sSubPr>
            <m:ctrlPr>
              <w:rPr>
                <w:rFonts w:ascii="Cambria Math" w:hAnsi="Cambria Math"/>
              </w:rPr>
            </m:ctrlPr>
          </m:sSubPr>
          <m:e>
            <m:r>
              <w:rPr>
                <w:rFonts w:ascii="Cambria Math" w:hAnsi="Cambria Math"/>
              </w:rPr>
              <m:t>L</m:t>
            </m:r>
          </m:e>
          <m:sub>
            <m:r>
              <w:rPr>
                <w:rFonts w:ascii="Cambria Math" w:hAnsi="Cambria Math"/>
              </w:rPr>
              <m:t>bce</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=-z</m:t>
        </m:r>
        <m:func>
          <m:funcPr>
            <m:ctrlPr>
              <w:rPr>
                <w:rFonts w:ascii="Cambria Math" w:hAnsi="Cambria Math"/>
                <w:i/>
              </w:rPr>
            </m:ctrlPr>
          </m:funcPr>
          <m:fName>
            <m:r>
              <m:rPr>
                <m:sty m:val="p"/>
              </m:rPr>
              <w:rPr>
                <w:rFonts w:ascii="Cambria Math" w:hAnsi="Cambria Math"/>
              </w:rPr>
              <m:t>ln</m:t>
            </m:r>
          </m:fName>
          <m:e>
            <m:acc>
              <m:accPr>
                <m:ctrlPr>
                  <w:rPr>
                    <w:rFonts w:ascii="Cambria Math" w:hAnsi="Cambria Math"/>
                    <w:i/>
                  </w:rPr>
                </m:ctrlPr>
              </m:accPr>
              <m:e>
                <m:r>
                  <w:rPr>
                    <w:rFonts w:ascii="Cambria Math" w:hAnsi="Cambria Math"/>
                  </w:rPr>
                  <m:t>z</m:t>
                </m:r>
              </m:e>
            </m:acc>
          </m:e>
        </m:func>
        <m:r>
          <w:rPr>
            <w:rFonts w:ascii="Cambria Math" w:hAnsi="Cambria Math"/>
          </w:rPr>
          <m:t>-(1-z)</m:t>
        </m:r>
        <m:func>
          <m:funcPr>
            <m:ctrlPr>
              <w:rPr>
                <w:rFonts w:ascii="Cambria Math" w:hAnsi="Cambria Math"/>
                <w:i/>
              </w:rPr>
            </m:ctrlPr>
          </m:funcPr>
          <m:fName>
            <m:r>
              <m:rPr>
                <m:sty m:val="p"/>
              </m:rPr>
              <w:rPr>
                <w:rFonts w:ascii="Cambria Math" w:hAnsi="Cambria Math"/>
              </w:rPr>
              <m:t>ln</m:t>
            </m:r>
          </m:fName>
          <m:e>
            <m:r>
              <w:rPr>
                <w:rFonts w:ascii="Cambria Math" w:hAnsi="Cambria Math"/>
              </w:rPr>
              <m:t>(1-</m:t>
            </m:r>
            <m:acc>
              <m:accPr>
                <m:ctrlPr>
                  <w:rPr>
                    <w:rFonts w:ascii="Cambria Math" w:hAnsi="Cambria Math"/>
                    <w:i/>
                  </w:rPr>
                </m:ctrlPr>
              </m:accPr>
              <m:e>
                <m:r>
                  <w:rPr>
                    <w:rFonts w:ascii="Cambria Math" w:hAnsi="Cambria Math"/>
                  </w:rPr>
                  <m:t>z</m:t>
                </m:r>
              </m:e>
            </m:acc>
            <m:r>
              <w:rPr>
                <w:rFonts w:ascii="Cambria Math" w:hAnsi="Cambria Math"/>
              </w:rPr>
              <m:t>)</m:t>
            </m:r>
          </m:e>
        </m:func>
      </m:oMath>
      <w:r w:rsidR="00522222">
        <w:rPr>
          <w:rFonts w:hint="eastAsia"/>
        </w:rPr>
        <w:t>,且</w:t>
      </w:r>
      <w:r w:rsidR="00522222" w:rsidRPr="00522222">
        <w:t>D</w:t>
      </w:r>
      <w:r w:rsidR="001D254E">
        <w:t>是</w:t>
      </w:r>
      <w:ins w:id="197" w:author="jmh081701" w:date="2019-01-03T18:14:00Z">
        <w:r w:rsidR="006026C9">
          <w:t>作用于</w:t>
        </w:r>
      </w:ins>
      <w:r w:rsidR="001D254E">
        <w:t>鉴别器网络</w:t>
      </w:r>
      <w:r w:rsidR="001D254E">
        <w:rPr>
          <w:rFonts w:hint="eastAsia"/>
        </w:rPr>
        <w:t>的</w:t>
      </w:r>
      <w:r w:rsidR="00522222" w:rsidRPr="00522222">
        <w:t>变换</w:t>
      </w:r>
      <w:del w:id="198" w:author="jmh081701" w:date="2019-01-03T18:11:00Z">
        <w:r w:rsidR="00475777" w:rsidDel="00FD0217">
          <w:rPr>
            <w:rFonts w:hint="eastAsia"/>
          </w:rPr>
          <w:delText>结果</w:delText>
        </w:r>
      </w:del>
      <w:r w:rsidR="00522222" w:rsidRPr="00522222">
        <w:t>。</w:t>
      </w:r>
    </w:p>
    <w:p w:rsidR="00C21A56" w:rsidRDefault="00EC0FF2" w:rsidP="00E33523">
      <w:pPr>
        <w:ind w:firstLineChars="200" w:firstLine="420"/>
      </w:pPr>
      <w:r>
        <w:rPr>
          <w:rFonts w:hint="eastAsia"/>
        </w:rPr>
        <w:t>虽然生成器经过训练来</w:t>
      </w:r>
      <w:r w:rsidR="00C21A56" w:rsidRPr="00C21A56">
        <w:rPr>
          <w:rFonts w:hint="eastAsia"/>
        </w:rPr>
        <w:t>最小化其对抗性损失项，但鉴别器试图通过最小化</w:t>
      </w:r>
      <w:r>
        <w:rPr>
          <w:rFonts w:hint="eastAsia"/>
        </w:rPr>
        <w:t>它自己的</w:t>
      </w:r>
      <w:r w:rsidR="00C21A56" w:rsidRPr="00C21A56">
        <w:rPr>
          <w:rFonts w:hint="eastAsia"/>
        </w:rPr>
        <w:t>损失</w:t>
      </w:r>
      <w:r>
        <w:rPr>
          <w:rFonts w:hint="eastAsia"/>
        </w:rPr>
        <w:t>项</w:t>
      </w:r>
      <m:oMath>
        <m:sSub>
          <m:sSubPr>
            <m:ctrlPr>
              <w:rPr>
                <w:rFonts w:ascii="Cambria Math" w:hAnsi="Cambria Math"/>
              </w:rPr>
            </m:ctrlPr>
          </m:sSubPr>
          <m:e>
            <m:r>
              <w:rPr>
                <w:rFonts w:ascii="Cambria Math" w:hAnsi="Cambria Math"/>
              </w:rPr>
              <m:t>L</m:t>
            </m:r>
          </m:e>
          <m:sub>
            <m:r>
              <w:rPr>
                <w:rFonts w:ascii="Cambria Math" w:hAnsi="Cambria Math"/>
              </w:rPr>
              <m:t>disc</m:t>
            </m:r>
          </m:sub>
        </m:sSub>
      </m:oMath>
      <w:r w:rsidR="00ED6BC3">
        <w:rPr>
          <w:rFonts w:hint="eastAsia"/>
        </w:rPr>
        <w:t>使</w:t>
      </w:r>
      <m:oMath>
        <m:sSub>
          <m:sSubPr>
            <m:ctrlPr>
              <w:rPr>
                <w:rFonts w:ascii="Cambria Math" w:hAnsi="Cambria Math"/>
              </w:rPr>
            </m:ctrlPr>
          </m:sSubPr>
          <m:e>
            <m:r>
              <w:rPr>
                <w:rFonts w:ascii="Cambria Math" w:hAnsi="Cambria Math"/>
              </w:rPr>
              <m:t>L</m:t>
            </m:r>
          </m:e>
          <m:sub>
            <m:r>
              <w:rPr>
                <w:rFonts w:ascii="Cambria Math" w:hAnsi="Cambria Math"/>
              </w:rPr>
              <m:t>gen</m:t>
            </m:r>
          </m:sub>
        </m:sSub>
      </m:oMath>
      <w:r w:rsidR="00153C29">
        <w:rPr>
          <w:rFonts w:hint="eastAsia"/>
        </w:rPr>
        <w:t>最大化</w:t>
      </w:r>
      <w:r w:rsidR="00ED6BC3">
        <w:rPr>
          <w:rFonts w:hint="eastAsia"/>
        </w:rPr>
        <w:t>，其中</w:t>
      </w:r>
    </w:p>
    <w:p w:rsidR="00C21A56" w:rsidRDefault="00C5724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e>
          </m:d>
          <m:r>
            <m:rPr>
              <m:sty m:val="p"/>
            </m:rPr>
            <w:rPr>
              <w:rFonts w:ascii="Cambria Math" w:hAnsi="Cambria Math"/>
            </w:rPr>
            <m:t>,  (2)</m:t>
          </m:r>
        </m:oMath>
      </m:oMathPara>
    </w:p>
    <w:p w:rsidR="00C21A56" w:rsidRDefault="00CA7318" w:rsidP="00E33523">
      <w:pPr>
        <w:ind w:firstLineChars="200" w:firstLine="420"/>
      </w:pPr>
      <w:r>
        <w:rPr>
          <w:rFonts w:hint="eastAsia"/>
        </w:rPr>
        <w:t>通过这两个网络的</w:t>
      </w:r>
      <w:r w:rsidR="00153C29" w:rsidRPr="00153C29">
        <w:rPr>
          <w:rFonts w:hint="eastAsia"/>
        </w:rPr>
        <w:t>交替</w:t>
      </w:r>
      <w:r>
        <w:rPr>
          <w:rFonts w:hint="eastAsia"/>
        </w:rPr>
        <w:t>训练</w:t>
      </w:r>
      <w:r w:rsidR="00153C29" w:rsidRPr="00153C29">
        <w:rPr>
          <w:rFonts w:hint="eastAsia"/>
        </w:rPr>
        <w:t>，鉴别器</w:t>
      </w:r>
      <w:ins w:id="199" w:author="jmh081701" w:date="2019-01-03T18:20:00Z">
        <w:r w:rsidR="00453E3D">
          <w:rPr>
            <w:rFonts w:hint="eastAsia"/>
          </w:rPr>
          <w:t>可以</w:t>
        </w:r>
      </w:ins>
      <w:del w:id="200" w:author="jmh081701" w:date="2019-01-03T18:20:00Z">
        <w:r w:rsidR="00475777" w:rsidDel="00453E3D">
          <w:rPr>
            <w:rFonts w:hint="eastAsia"/>
          </w:rPr>
          <w:delText>通过</w:delText>
        </w:r>
      </w:del>
      <w:r w:rsidR="00153C29" w:rsidRPr="00153C29">
        <w:rPr>
          <w:rFonts w:hint="eastAsia"/>
        </w:rPr>
        <w:t>学习</w:t>
      </w:r>
      <w:ins w:id="201" w:author="jmh081701" w:date="2019-01-03T18:20:00Z">
        <w:r w:rsidR="00453E3D">
          <w:rPr>
            <w:rFonts w:hint="eastAsia"/>
          </w:rPr>
          <w:t>到</w:t>
        </w:r>
      </w:ins>
      <w:r w:rsidR="00475777">
        <w:rPr>
          <w:rFonts w:hint="eastAsia"/>
        </w:rPr>
        <w:t>真实</w:t>
      </w:r>
      <w:ins w:id="202" w:author="jmh081701" w:date="2019-01-03T18:20:00Z">
        <w:r w:rsidR="00453E3D">
          <w:rPr>
            <w:rFonts w:hint="eastAsia"/>
          </w:rPr>
          <w:t>数据</w:t>
        </w:r>
      </w:ins>
      <w:del w:id="203" w:author="jmh081701" w:date="2019-01-03T18:20:00Z">
        <w:r w:rsidR="00153C29" w:rsidRPr="00153C29" w:rsidDel="00453E3D">
          <w:rPr>
            <w:rFonts w:hint="eastAsia"/>
          </w:rPr>
          <w:delText>标签</w:delText>
        </w:r>
      </w:del>
      <w:r w:rsidR="00153C29" w:rsidRPr="00153C29">
        <w:rPr>
          <w:rFonts w:hint="eastAsia"/>
        </w:rPr>
        <w:t>和</w:t>
      </w:r>
      <w:r w:rsidR="00624778">
        <w:rPr>
          <w:rFonts w:hint="eastAsia"/>
        </w:rPr>
        <w:t>预测</w:t>
      </w:r>
      <w:ins w:id="204" w:author="jmh081701" w:date="2019-01-03T18:20:00Z">
        <w:r w:rsidR="00453E3D">
          <w:rPr>
            <w:rFonts w:hint="eastAsia"/>
          </w:rPr>
          <w:t>数据</w:t>
        </w:r>
      </w:ins>
      <w:del w:id="205" w:author="jmh081701" w:date="2019-01-03T18:20:00Z">
        <w:r w:rsidR="00624778" w:rsidDel="00453E3D">
          <w:rPr>
            <w:rFonts w:hint="eastAsia"/>
          </w:rPr>
          <w:delText>分布</w:delText>
        </w:r>
      </w:del>
      <w:r w:rsidR="00624778">
        <w:rPr>
          <w:rFonts w:hint="eastAsia"/>
        </w:rPr>
        <w:t>之间的差异，</w:t>
      </w:r>
      <w:ins w:id="206" w:author="jmh081701" w:date="2019-01-03T18:20:00Z">
        <w:r w:rsidR="00453E3D">
          <w:rPr>
            <w:rFonts w:hint="eastAsia"/>
          </w:rPr>
          <w:t>而</w:t>
        </w:r>
      </w:ins>
      <w:del w:id="207" w:author="jmh081701" w:date="2019-01-03T18:20:00Z">
        <w:r w:rsidR="00475777" w:rsidDel="00453E3D">
          <w:rPr>
            <w:rFonts w:hint="eastAsia"/>
          </w:rPr>
          <w:delText>进</w:delText>
        </w:r>
        <w:r w:rsidR="00624778" w:rsidDel="00453E3D">
          <w:rPr>
            <w:rFonts w:hint="eastAsia"/>
          </w:rPr>
          <w:delText>而</w:delText>
        </w:r>
        <w:r w:rsidR="00475777" w:rsidDel="00453E3D">
          <w:rPr>
            <w:rFonts w:hint="eastAsia"/>
          </w:rPr>
          <w:delText>使</w:delText>
        </w:r>
      </w:del>
      <w:r w:rsidR="00624778">
        <w:rPr>
          <w:rFonts w:hint="eastAsia"/>
        </w:rPr>
        <w:t>生成</w:t>
      </w:r>
      <w:ins w:id="208" w:author="jmh081701" w:date="2019-01-03T18:21:00Z">
        <w:r w:rsidR="00453E3D">
          <w:rPr>
            <w:rFonts w:hint="eastAsia"/>
          </w:rPr>
          <w:t>器所生成的数据</w:t>
        </w:r>
      </w:ins>
      <w:del w:id="209" w:author="jmh081701" w:date="2019-01-03T18:21:00Z">
        <w:r w:rsidR="00624778" w:rsidDel="00453E3D">
          <w:rPr>
            <w:rFonts w:hint="eastAsia"/>
          </w:rPr>
          <w:delText>器</w:delText>
        </w:r>
      </w:del>
      <w:ins w:id="210" w:author="jmh081701" w:date="2019-01-03T18:20:00Z">
        <w:r w:rsidR="00453E3D">
          <w:rPr>
            <w:rFonts w:hint="eastAsia"/>
          </w:rPr>
          <w:t>质量</w:t>
        </w:r>
      </w:ins>
      <w:ins w:id="211" w:author="jmh081701" w:date="2019-01-03T18:21:00Z">
        <w:r w:rsidR="00453E3D">
          <w:rPr>
            <w:rFonts w:hint="eastAsia"/>
          </w:rPr>
          <w:t>也</w:t>
        </w:r>
      </w:ins>
      <w:ins w:id="212" w:author="jmh081701" w:date="2019-01-03T18:20:00Z">
        <w:r w:rsidR="00453E3D">
          <w:rPr>
            <w:rFonts w:hint="eastAsia"/>
          </w:rPr>
          <w:t>越来越高</w:t>
        </w:r>
      </w:ins>
      <w:del w:id="213" w:author="jmh081701" w:date="2019-01-03T18:20:00Z">
        <w:r w:rsidR="00624778" w:rsidDel="00453E3D">
          <w:rPr>
            <w:rFonts w:hint="eastAsia"/>
          </w:rPr>
          <w:delText>提升</w:delText>
        </w:r>
        <w:r w:rsidR="00153C29" w:rsidRPr="00153C29" w:rsidDel="00453E3D">
          <w:rPr>
            <w:rFonts w:hint="eastAsia"/>
          </w:rPr>
          <w:delText>其预测</w:delText>
        </w:r>
        <w:r w:rsidR="00624778" w:rsidDel="00453E3D">
          <w:rPr>
            <w:rFonts w:hint="eastAsia"/>
          </w:rPr>
          <w:delText>结果的质量，</w:delText>
        </w:r>
        <w:r w:rsidR="00153C29" w:rsidRPr="00153C29" w:rsidDel="00453E3D">
          <w:rPr>
            <w:rFonts w:hint="eastAsia"/>
          </w:rPr>
          <w:delText>使得两个分布不可区分</w:delText>
        </w:r>
      </w:del>
      <w:r w:rsidR="00153C29" w:rsidRPr="00153C29">
        <w:rPr>
          <w:rFonts w:hint="eastAsia"/>
        </w:rPr>
        <w:t>。</w:t>
      </w:r>
      <w:ins w:id="214" w:author="jmh081701" w:date="2019-01-03T18:21:00Z">
        <w:r w:rsidR="00C2221A">
          <w:rPr>
            <w:rFonts w:hint="eastAsia"/>
          </w:rPr>
          <w:t>不过</w:t>
        </w:r>
      </w:ins>
      <w:r w:rsidR="00624778">
        <w:t>在实践中，与训练正常网络相比，对抗性网络的训练往往</w:t>
      </w:r>
      <w:r w:rsidR="00624778">
        <w:rPr>
          <w:rFonts w:hint="eastAsia"/>
        </w:rPr>
        <w:t>更加</w:t>
      </w:r>
      <w:r w:rsidR="00710D53">
        <w:t>不稳定。</w:t>
      </w:r>
      <w:r w:rsidR="00710D53">
        <w:rPr>
          <w:rFonts w:hint="eastAsia"/>
        </w:rPr>
        <w:t>这是因为</w:t>
      </w:r>
      <w:del w:id="215" w:author="jmh081701" w:date="2019-01-03T18:21:00Z">
        <w:r w:rsidR="002B59F0" w:rsidDel="00ED1969">
          <w:delText>在极小极大</w:delText>
        </w:r>
        <w:r w:rsidR="002B59F0" w:rsidDel="00ED1969">
          <w:rPr>
            <w:rFonts w:hint="eastAsia"/>
          </w:rPr>
          <w:delText>博弈训练</w:delText>
        </w:r>
        <w:r w:rsidR="00710D53" w:rsidDel="00ED1969">
          <w:delText>中</w:delText>
        </w:r>
      </w:del>
      <w:r w:rsidR="00710D53">
        <w:t>两个网络</w:t>
      </w:r>
      <w:r w:rsidR="00153C29" w:rsidRPr="00153C29">
        <w:t>相互训练，其中每个网络的训练动态影响</w:t>
      </w:r>
      <w:r w:rsidR="00710D53">
        <w:rPr>
          <w:rFonts w:hint="eastAsia"/>
        </w:rPr>
        <w:t>到</w:t>
      </w:r>
      <w:r w:rsidR="00153C29" w:rsidRPr="00153C29">
        <w:t>另一个</w:t>
      </w:r>
      <w:r w:rsidR="00710D53">
        <w:rPr>
          <w:rFonts w:hint="eastAsia"/>
        </w:rPr>
        <w:t>网络</w:t>
      </w:r>
      <w:r w:rsidR="00153C29" w:rsidRPr="00153C29">
        <w:t>的训练</w:t>
      </w:r>
      <w:del w:id="216" w:author="jmh081701" w:date="2019-01-03T18:22:00Z">
        <w:r w:rsidR="00153C29" w:rsidRPr="00153C29" w:rsidDel="00ED1969">
          <w:delText>。</w:delText>
        </w:r>
        <w:r w:rsidR="00257DF5" w:rsidDel="00ED1969">
          <w:rPr>
            <w:rFonts w:hint="eastAsia"/>
          </w:rPr>
          <w:delText>鉴别器将生成器生成的图像的接受程度反馈给生成器</w:delText>
        </w:r>
      </w:del>
      <w:r w:rsidR="00257DF5">
        <w:rPr>
          <w:rFonts w:hint="eastAsia"/>
        </w:rPr>
        <w:t>。通常</w:t>
      </w:r>
      <w:r w:rsidR="00153C29" w:rsidRPr="00153C29">
        <w:t>语义分割对抗训练框架有两个重要问题：</w:t>
      </w:r>
    </w:p>
    <w:p w:rsidR="00153C29" w:rsidRDefault="00EA1CD6" w:rsidP="008853A4">
      <w:pPr>
        <w:ind w:firstLineChars="200" w:firstLine="420"/>
      </w:pPr>
      <w:r>
        <w:rPr>
          <w:rFonts w:hint="eastAsia"/>
        </w:rPr>
        <w:lastRenderedPageBreak/>
        <w:t>1.</w:t>
      </w:r>
      <w:r w:rsidR="00E2339A">
        <w:rPr>
          <w:rFonts w:hint="eastAsia"/>
        </w:rPr>
        <w:t>预测结果的合理性</w:t>
      </w:r>
      <w:r w:rsidR="00831F5D">
        <w:rPr>
          <w:rFonts w:hint="eastAsia"/>
        </w:rPr>
        <w:t>打分是依赖鉴别器所学习到的</w:t>
      </w:r>
      <w:r w:rsidR="00191B82">
        <w:rPr>
          <w:rFonts w:hint="eastAsia"/>
        </w:rPr>
        <w:t>对</w:t>
      </w:r>
      <w:r w:rsidR="00112966">
        <w:rPr>
          <w:rFonts w:hint="eastAsia"/>
        </w:rPr>
        <w:t>图像特征</w:t>
      </w:r>
      <w:r w:rsidR="00831F5D">
        <w:rPr>
          <w:rFonts w:hint="eastAsia"/>
        </w:rPr>
        <w:t>的表示以及它内部</w:t>
      </w:r>
      <w:r w:rsidR="00153C29">
        <w:rPr>
          <w:rFonts w:hint="eastAsia"/>
        </w:rPr>
        <w:t>权重</w:t>
      </w:r>
      <w:r w:rsidR="002F2E6E">
        <w:rPr>
          <w:rFonts w:hint="eastAsia"/>
        </w:rPr>
        <w:t>编码这些特征的方法。然而</w:t>
      </w:r>
      <w:r w:rsidR="00831F5D">
        <w:rPr>
          <w:rFonts w:hint="eastAsia"/>
        </w:rPr>
        <w:t>有可能鉴别器学习到的这些表示或编码方法根本就不正确</w:t>
      </w:r>
      <w:r w:rsidR="00831F5D">
        <w:t>，导致</w:t>
      </w:r>
      <w:r w:rsidR="00831F5D">
        <w:rPr>
          <w:rFonts w:hint="eastAsia"/>
        </w:rPr>
        <w:t>生成器梯度下降</w:t>
      </w:r>
      <w:r w:rsidR="00C6469F">
        <w:rPr>
          <w:rFonts w:hint="eastAsia"/>
        </w:rPr>
        <w:t>过程</w:t>
      </w:r>
      <w:r w:rsidR="00831F5D">
        <w:rPr>
          <w:rFonts w:hint="eastAsia"/>
        </w:rPr>
        <w:t>根本就没有朝着改善网络的方向</w:t>
      </w:r>
      <w:r w:rsidR="005F78F5">
        <w:rPr>
          <w:rFonts w:hint="eastAsia"/>
        </w:rPr>
        <w:t>去</w:t>
      </w:r>
      <w:r w:rsidR="00831F5D">
        <w:rPr>
          <w:rFonts w:hint="eastAsia"/>
        </w:rPr>
        <w:t>发展</w:t>
      </w:r>
      <w:r w:rsidR="00153C29">
        <w:t>。</w:t>
      </w:r>
    </w:p>
    <w:p w:rsidR="00153C29" w:rsidRDefault="00153C29" w:rsidP="00153C29">
      <w:pPr>
        <w:ind w:firstLineChars="200" w:firstLine="420"/>
      </w:pPr>
      <w:r>
        <w:t>2.</w:t>
      </w:r>
      <w:r w:rsidR="008C2FF8">
        <w:t>传统的对抗性损失</w:t>
      </w:r>
      <w:r w:rsidR="00475777">
        <w:rPr>
          <w:rFonts w:hint="eastAsia"/>
        </w:rPr>
        <w:t>的</w:t>
      </w:r>
      <w:r w:rsidR="008C2FF8">
        <w:rPr>
          <w:rFonts w:hint="eastAsia"/>
        </w:rPr>
        <w:t>损失项</w:t>
      </w:r>
      <w:r>
        <w:t>没有</w:t>
      </w:r>
      <w:r w:rsidR="00070585">
        <w:rPr>
          <w:rFonts w:hint="eastAsia"/>
        </w:rPr>
        <w:t>显式地使用</w:t>
      </w:r>
      <w:r>
        <w:t>图像</w:t>
      </w:r>
      <w:r w:rsidR="008C2FF8">
        <w:rPr>
          <w:rFonts w:hint="eastAsia"/>
        </w:rPr>
        <w:t>和</w:t>
      </w:r>
      <w:r w:rsidR="008C2FF8">
        <w:t>标签</w:t>
      </w:r>
      <w:r w:rsidR="008C2FF8">
        <w:rPr>
          <w:rFonts w:hint="eastAsia"/>
        </w:rPr>
        <w:t>之间的</w:t>
      </w:r>
      <w:r w:rsidR="008C2FF8">
        <w:t>配对</w:t>
      </w:r>
      <w:r>
        <w:t>信息，</w:t>
      </w:r>
      <w:r w:rsidR="00475777">
        <w:rPr>
          <w:rFonts w:hint="eastAsia"/>
        </w:rPr>
        <w:t>而</w:t>
      </w:r>
      <w:r>
        <w:t>这些信息通常</w:t>
      </w:r>
      <w:r w:rsidR="00475777">
        <w:rPr>
          <w:rFonts w:hint="eastAsia"/>
        </w:rPr>
        <w:t>是</w:t>
      </w:r>
      <w:r>
        <w:t>可用于许多监督的语义分割任务。</w:t>
      </w:r>
    </w:p>
    <w:p w:rsidR="00EA1CD6" w:rsidRPr="00EA1CD6" w:rsidRDefault="00EA1CD6" w:rsidP="00EA1CD6">
      <w:pPr>
        <w:rPr>
          <w:b/>
        </w:rPr>
      </w:pPr>
      <w:r w:rsidRPr="00EA1CD6">
        <w:rPr>
          <w:rFonts w:hint="eastAsia"/>
          <w:b/>
        </w:rPr>
        <w:t>3.2嵌入式损失的对抗性训练</w:t>
      </w:r>
    </w:p>
    <w:p w:rsidR="00EA1CD6" w:rsidRDefault="00EA1CD6" w:rsidP="00153C29">
      <w:pPr>
        <w:ind w:firstLineChars="200" w:firstLine="420"/>
      </w:pPr>
      <w:r w:rsidRPr="00EA1CD6">
        <w:rPr>
          <w:rFonts w:hint="eastAsia"/>
        </w:rPr>
        <w:t>鉴于上述两个问题，</w:t>
      </w:r>
      <w:ins w:id="217" w:author="jmh081701" w:date="2019-01-03T18:22:00Z">
        <w:r w:rsidR="006A292C">
          <w:rPr>
            <w:rFonts w:hint="eastAsia"/>
          </w:rPr>
          <w:t>我们</w:t>
        </w:r>
      </w:ins>
      <w:del w:id="218" w:author="jmh081701" w:date="2019-01-03T18:22:00Z">
        <w:r w:rsidRPr="00EA1CD6" w:rsidDel="006A292C">
          <w:rPr>
            <w:rFonts w:hint="eastAsia"/>
          </w:rPr>
          <w:delText>人们</w:delText>
        </w:r>
      </w:del>
      <w:r w:rsidRPr="00EA1CD6">
        <w:rPr>
          <w:rFonts w:hint="eastAsia"/>
        </w:rPr>
        <w:t>可以利用图像</w:t>
      </w:r>
      <w:r w:rsidRPr="00EA1CD6">
        <w:t>/</w:t>
      </w:r>
      <w:r w:rsidR="00B610F4">
        <w:t>标签配对</w:t>
      </w:r>
      <w:r w:rsidR="00B610F4">
        <w:rPr>
          <w:rFonts w:hint="eastAsia"/>
        </w:rPr>
        <w:t>信息</w:t>
      </w:r>
      <w:r w:rsidRPr="00EA1CD6">
        <w:t>。</w:t>
      </w:r>
      <w:r w:rsidR="009A6B54">
        <w:rPr>
          <w:rFonts w:hint="eastAsia"/>
        </w:rPr>
        <w:t>实现这种</w:t>
      </w:r>
      <w:r w:rsidR="009A6B54">
        <w:t>想法的一种</w:t>
      </w:r>
      <w:r w:rsidR="009A6B54">
        <w:rPr>
          <w:rFonts w:hint="eastAsia"/>
        </w:rPr>
        <w:t>方式</w:t>
      </w:r>
      <w:r w:rsidRPr="00EA1CD6">
        <w:t>是使用鉴别器将预测/</w:t>
      </w:r>
      <w:r w:rsidR="00C670E6">
        <w:t>标签图转换为更高</w:t>
      </w:r>
      <w:r w:rsidR="00C670E6">
        <w:rPr>
          <w:rFonts w:hint="eastAsia"/>
        </w:rPr>
        <w:t>层次的嵌入向量</w:t>
      </w:r>
      <w:r w:rsidR="008A512E">
        <w:t>，并将对抗性损失定义为嵌入空间</w:t>
      </w:r>
      <w:r w:rsidR="008A512E">
        <w:rPr>
          <w:rFonts w:hint="eastAsia"/>
        </w:rPr>
        <w:t>内的</w:t>
      </w:r>
      <w:r w:rsidRPr="00EA1CD6">
        <w:t>差异：</w:t>
      </w:r>
    </w:p>
    <w:p w:rsidR="00EA1CD6" w:rsidRDefault="00C5724A"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(3)</m:t>
          </m:r>
        </m:oMath>
      </m:oMathPara>
    </w:p>
    <w:p w:rsidR="00EA1CD6" w:rsidRDefault="00D832BA" w:rsidP="00153C29">
      <w:pPr>
        <w:ind w:firstLineChars="200" w:firstLine="420"/>
      </w:pPr>
      <w:r>
        <w:rPr>
          <w:rFonts w:hint="eastAsia"/>
        </w:rPr>
        <w:t>我们建议用嵌入损失</w:t>
      </w:r>
      <m:oMath>
        <m:sSub>
          <m:sSubPr>
            <m:ctrlPr>
              <w:rPr>
                <w:rFonts w:ascii="Cambria Math" w:hAnsi="Cambria Math"/>
              </w:rPr>
            </m:ctrlPr>
          </m:sSubPr>
          <m:e>
            <m:r>
              <w:rPr>
                <w:rFonts w:ascii="Cambria Math" w:hAnsi="Cambria Math"/>
              </w:rPr>
              <m:t>L</m:t>
            </m:r>
          </m:e>
          <m:sub>
            <m:r>
              <w:rPr>
                <w:rFonts w:ascii="Cambria Math" w:hAnsi="Cambria Math" w:hint="eastAsia"/>
              </w:rPr>
              <m:t>emb</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来表示</w:t>
      </w:r>
      <m:oMath>
        <m:sSub>
          <m:sSubPr>
            <m:ctrlPr>
              <w:rPr>
                <w:rFonts w:ascii="Cambria Math" w:hAnsi="Cambria Math"/>
              </w:rPr>
            </m:ctrlPr>
          </m:sSubPr>
          <m:e>
            <m:r>
              <w:rPr>
                <w:rFonts w:ascii="Cambria Math" w:hAnsi="Cambria Math"/>
              </w:rPr>
              <m:t>L</m:t>
            </m:r>
          </m:e>
          <m:sub>
            <m:r>
              <w:rPr>
                <w:rFonts w:ascii="Cambria Math" w:hAnsi="Cambria Math"/>
              </w:rPr>
              <m:t>adv</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，定义为嵌入距离（例如</w:t>
      </w:r>
      <w:r w:rsidR="00F727B6" w:rsidRPr="00F727B6">
        <w:rPr>
          <w:i/>
        </w:rPr>
        <w:t>L</w:t>
      </w:r>
      <w:r w:rsidR="00F727B6" w:rsidRPr="00F727B6">
        <w:rPr>
          <w:vertAlign w:val="subscript"/>
        </w:rPr>
        <w:t>2</w:t>
      </w:r>
      <w:r w:rsidR="00F727B6" w:rsidRPr="00F727B6">
        <w:t>）：</w:t>
      </w:r>
    </w:p>
    <w:p w:rsidR="00F727B6" w:rsidRDefault="00C5724A" w:rsidP="009F392A">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e>
          </m:d>
          <m:sSub>
            <m:sSubPr>
              <m:ctrlPr>
                <w:rPr>
                  <w:rFonts w:ascii="Cambria Math" w:hAnsi="Cambria Math"/>
                  <w:i/>
                </w:rPr>
              </m:ctrlPr>
            </m:sSubPr>
            <m:e>
              <m:r>
                <w:rPr>
                  <w:rFonts w:ascii="Cambria Math" w:hAnsi="Cambria Math" w:hint="eastAsia"/>
                </w:rPr>
                <m:t>||</m:t>
              </m:r>
            </m:e>
            <m:sub>
              <m:r>
                <w:rPr>
                  <w:rFonts w:ascii="Cambria Math" w:hAnsi="Cambria Math"/>
                </w:rPr>
                <m:t>2</m:t>
              </m:r>
            </m:sub>
          </m:sSub>
          <m:r>
            <w:rPr>
              <w:rFonts w:ascii="Cambria Math" w:hAnsi="Cambria Math"/>
            </w:rPr>
            <m:t>,  (4)</m:t>
          </m:r>
        </m:oMath>
      </m:oMathPara>
    </w:p>
    <w:p w:rsidR="00F727B6" w:rsidRDefault="00F727B6" w:rsidP="00F727B6">
      <w:pPr>
        <w:ind w:firstLineChars="200" w:firstLine="420"/>
      </w:pPr>
      <w:r w:rsidRPr="00F727B6">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;x,θ)</m:t>
        </m:r>
      </m:oMath>
      <w:r w:rsidRPr="00F727B6">
        <w:t>表示从用θ参数化的网络D</w:t>
      </w:r>
      <w:r w:rsidR="009A6B54">
        <w:t>中</w:t>
      </w:r>
      <w:r w:rsidRPr="00F727B6">
        <w:t>给定层提取的嵌入</w:t>
      </w:r>
      <w:r w:rsidR="00E1479C">
        <w:rPr>
          <w:rFonts w:hint="eastAsia"/>
        </w:rPr>
        <w:t>向量</w:t>
      </w:r>
      <w:r w:rsidR="009A6B54">
        <w:rPr>
          <w:rFonts w:hint="eastAsia"/>
        </w:rPr>
        <w:t>表示</w:t>
      </w:r>
      <w:r w:rsidR="009A6B54">
        <w:t>，</w:t>
      </w:r>
      <w:r w:rsidRPr="00F727B6">
        <w:t>预测</w:t>
      </w:r>
      <m:oMath>
        <m:acc>
          <m:accPr>
            <m:ctrlPr>
              <w:rPr>
                <w:rFonts w:ascii="Cambria Math" w:hAnsi="Cambria Math"/>
              </w:rPr>
            </m:ctrlPr>
          </m:accPr>
          <m:e>
            <m:r>
              <w:rPr>
                <w:rFonts w:ascii="Cambria Math" w:hAnsi="Cambria Math"/>
              </w:rPr>
              <m:t>y</m:t>
            </m:r>
          </m:e>
        </m:acc>
      </m:oMath>
      <w:r w:rsidRPr="00F727B6">
        <w:t>和x作为其输入。</w:t>
      </w:r>
    </w:p>
    <w:p w:rsidR="00F44BE4" w:rsidRDefault="00F44BE4" w:rsidP="00F727B6">
      <w:pPr>
        <w:ind w:firstLineChars="200" w:firstLine="420"/>
      </w:pPr>
      <w:r w:rsidRPr="00F44BE4">
        <w:rPr>
          <w:rFonts w:hint="eastAsia"/>
        </w:rPr>
        <w:t>我们将其命名为</w:t>
      </w:r>
      <w:r w:rsidRPr="00F44BE4">
        <w:t>EL-GAN架构，</w:t>
      </w:r>
      <w:ins w:id="219" w:author="jmh081701" w:date="2019-01-04T22:52:00Z">
        <w:r w:rsidR="00C46017">
          <w:t>其中</w:t>
        </w:r>
      </w:ins>
      <w:r w:rsidRPr="00F44BE4">
        <w:t>对抗性损失和相应的梯度</w:t>
      </w:r>
      <w:r w:rsidR="00561081">
        <w:rPr>
          <w:rFonts w:hint="eastAsia"/>
        </w:rPr>
        <w:t>是</w:t>
      </w:r>
      <w:r w:rsidR="00561081">
        <w:t>基于标签和预测的嵌入</w:t>
      </w:r>
      <w:r w:rsidR="00561081">
        <w:rPr>
          <w:rFonts w:hint="eastAsia"/>
        </w:rPr>
        <w:t>表示之间的</w:t>
      </w:r>
      <w:r w:rsidR="00561081" w:rsidRPr="00F44BE4">
        <w:t>差异来计算</w:t>
      </w:r>
      <w:r w:rsidR="00561081">
        <w:rPr>
          <w:rFonts w:hint="eastAsia"/>
        </w:rPr>
        <w:t>的</w:t>
      </w:r>
      <w:r w:rsidR="00305F35">
        <w:t>。鉴别器最小化其在真实和假分布之间的损失，并且可能学习一组判别嵌入，生成器</w:t>
      </w:r>
      <w:r w:rsidR="00305F35">
        <w:rPr>
          <w:rFonts w:hint="eastAsia"/>
        </w:rPr>
        <w:t>尝试</w:t>
      </w:r>
      <w:r w:rsidRPr="00F44BE4">
        <w:t>最小化该嵌入差异。</w:t>
      </w:r>
      <w:r w:rsidR="000D3D44">
        <w:rPr>
          <w:rFonts w:hint="eastAsia"/>
        </w:rPr>
        <w:t>这种生成器的结构图如图2右侧所示。</w:t>
      </w:r>
    </w:p>
    <w:p w:rsidR="00F727B6" w:rsidRDefault="00F727B6" w:rsidP="00F727B6">
      <w:r>
        <w:rPr>
          <w:noProof/>
        </w:rPr>
        <w:drawing>
          <wp:inline distT="0" distB="0" distL="0" distR="0">
            <wp:extent cx="5274310" cy="1633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3855"/>
                    </a:xfrm>
                    <a:prstGeom prst="rect">
                      <a:avLst/>
                    </a:prstGeom>
                  </pic:spPr>
                </pic:pic>
              </a:graphicData>
            </a:graphic>
          </wp:inline>
        </w:drawing>
      </w:r>
    </w:p>
    <w:p w:rsidR="00F727B6" w:rsidRDefault="00B01C08" w:rsidP="00B01C08">
      <w:pPr>
        <w:jc w:val="left"/>
      </w:pPr>
      <w:r w:rsidRPr="00B01C08">
        <w:rPr>
          <w:rFonts w:hint="eastAsia"/>
        </w:rPr>
        <w:t>图</w:t>
      </w:r>
      <w:r w:rsidRPr="00B01C08">
        <w:t>2</w:t>
      </w:r>
      <w:r w:rsidR="0006655A">
        <w:t>：</w:t>
      </w:r>
      <w:r w:rsidR="0006655A">
        <w:rPr>
          <w:rFonts w:hint="eastAsia"/>
        </w:rPr>
        <w:t>生成器结构</w:t>
      </w:r>
      <w:r w:rsidRPr="00B01C08">
        <w:t>示意图：左侧为传统GAN（公式1</w:t>
      </w:r>
      <w:r w:rsidR="0006655A">
        <w:t>），右侧使用嵌入</w:t>
      </w:r>
      <w:r w:rsidR="0006655A">
        <w:rPr>
          <w:rFonts w:hint="eastAsia"/>
        </w:rPr>
        <w:t>损失</w:t>
      </w:r>
      <w:r w:rsidRPr="00B01C08">
        <w:t>（公式3和4）</w:t>
      </w:r>
    </w:p>
    <w:p w:rsidR="00F727B6" w:rsidRDefault="00F44BE4" w:rsidP="00153C29">
      <w:pPr>
        <w:ind w:firstLineChars="200" w:firstLine="420"/>
      </w:pPr>
      <w:r w:rsidRPr="00F44BE4">
        <w:rPr>
          <w:rFonts w:hint="eastAsia"/>
        </w:rPr>
        <w:t>除了上面提到的计算发生器更新的对抗</w:t>
      </w:r>
      <w:r w:rsidR="00657DB6">
        <w:rPr>
          <w:rFonts w:hint="eastAsia"/>
        </w:rPr>
        <w:t>性损失的变化之外，可以选择使用类似的想法重写鉴别器</w:t>
      </w:r>
      <w:r w:rsidR="006479AB">
        <w:rPr>
          <w:rFonts w:hint="eastAsia"/>
        </w:rPr>
        <w:t>的损失项</w:t>
      </w:r>
      <w:r w:rsidRPr="00F44BE4">
        <w:t>：</w:t>
      </w:r>
    </w:p>
    <w:p w:rsidR="00F44BE4" w:rsidRDefault="00C5724A" w:rsidP="00D75C50">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sSub>
                <m:sSubPr>
                  <m:ctrlPr>
                    <w:rPr>
                      <w:rFonts w:ascii="Cambria Math" w:hAnsi="Cambria Math"/>
                      <w:i/>
                    </w:rPr>
                  </m:ctrlPr>
                </m:sSubPr>
                <m:e>
                  <m:r>
                    <w:rPr>
                      <w:rFonts w:ascii="Cambria Math" w:hAnsi="Cambria Math"/>
                    </w:rPr>
                    <m:t>,θ</m:t>
                  </m:r>
                </m:e>
                <m:sub>
                  <m:r>
                    <w:rPr>
                      <w:rFonts w:ascii="Cambria Math" w:hAnsi="Cambria Math"/>
                    </w:rPr>
                    <m:t>disc</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(5)</m:t>
          </m:r>
        </m:oMath>
      </m:oMathPara>
    </w:p>
    <w:p w:rsidR="00F44BE4" w:rsidRDefault="00F44BE4" w:rsidP="00153C29">
      <w:pPr>
        <w:ind w:firstLineChars="200" w:firstLine="420"/>
      </w:pPr>
      <w:r w:rsidRPr="00F44BE4">
        <w:rPr>
          <w:rFonts w:hint="eastAsia"/>
        </w:rPr>
        <w:t>在我们的实证研究中，我们发现使用交叉熵损失来更新鉴别器参数可以得到更好的结果。</w:t>
      </w:r>
    </w:p>
    <w:p w:rsidR="00D0702E" w:rsidRPr="00D0702E" w:rsidRDefault="00D0702E" w:rsidP="00D0702E">
      <w:pPr>
        <w:rPr>
          <w:b/>
        </w:rPr>
      </w:pPr>
      <w:r w:rsidRPr="00D0702E">
        <w:rPr>
          <w:rFonts w:hint="eastAsia"/>
          <w:b/>
        </w:rPr>
        <w:t>4</w:t>
      </w:r>
      <w:r w:rsidR="006479AB">
        <w:rPr>
          <w:rFonts w:hint="eastAsia"/>
          <w:b/>
        </w:rPr>
        <w:t>实验</w:t>
      </w:r>
    </w:p>
    <w:p w:rsidR="00D0702E" w:rsidRDefault="00D0702E" w:rsidP="00153C29">
      <w:pPr>
        <w:ind w:firstLineChars="200" w:firstLine="420"/>
      </w:pPr>
      <w:r w:rsidRPr="00D0702E">
        <w:rPr>
          <w:rFonts w:hint="eastAsia"/>
        </w:rPr>
        <w:t>在本节中，我们将详细介</w:t>
      </w:r>
      <w:r w:rsidR="004007EF">
        <w:rPr>
          <w:rFonts w:hint="eastAsia"/>
        </w:rPr>
        <w:t>绍用于评估</w:t>
      </w:r>
      <w:ins w:id="220" w:author="jmh081701" w:date="2019-01-04T22:53:00Z">
        <w:r w:rsidR="007C2954">
          <w:rPr>
            <w:rFonts w:hint="eastAsia"/>
          </w:rPr>
          <w:t>过程使用</w:t>
        </w:r>
      </w:ins>
      <w:del w:id="221" w:author="jmh081701" w:date="2019-01-04T22:53:00Z">
        <w:r w:rsidR="004007EF" w:rsidDel="007C2954">
          <w:rPr>
            <w:rFonts w:hint="eastAsia"/>
          </w:rPr>
          <w:delText>方法</w:delText>
        </w:r>
      </w:del>
      <w:r w:rsidR="004007EF">
        <w:rPr>
          <w:rFonts w:hint="eastAsia"/>
        </w:rPr>
        <w:t>的数据集和度量标准，然后详细介绍</w:t>
      </w:r>
      <w:ins w:id="222" w:author="jmh081701" w:date="2019-01-04T22:53:00Z">
        <w:r w:rsidR="00C655D4">
          <w:rPr>
            <w:rFonts w:hint="eastAsia"/>
          </w:rPr>
          <w:t>EL-GAN</w:t>
        </w:r>
      </w:ins>
      <w:r w:rsidR="004007EF">
        <w:rPr>
          <w:rFonts w:hint="eastAsia"/>
        </w:rPr>
        <w:t>网络细节和</w:t>
      </w:r>
      <w:del w:id="223" w:author="jmh081701" w:date="2019-01-04T22:53:00Z">
        <w:r w:rsidR="004007EF" w:rsidDel="00C32AC7">
          <w:rPr>
            <w:rFonts w:hint="eastAsia"/>
          </w:rPr>
          <w:delText>训练</w:delText>
        </w:r>
      </w:del>
      <w:r w:rsidR="004007EF">
        <w:rPr>
          <w:rFonts w:hint="eastAsia"/>
        </w:rPr>
        <w:t>网络</w:t>
      </w:r>
      <w:ins w:id="224" w:author="jmh081701" w:date="2019-01-04T22:53:00Z">
        <w:r w:rsidR="00C32AC7">
          <w:rPr>
            <w:rFonts w:hint="eastAsia"/>
          </w:rPr>
          <w:t>训练</w:t>
        </w:r>
      </w:ins>
      <w:del w:id="225" w:author="jmh081701" w:date="2019-01-04T22:53:00Z">
        <w:r w:rsidR="004007EF" w:rsidDel="00C32AC7">
          <w:rPr>
            <w:rFonts w:hint="eastAsia"/>
          </w:rPr>
          <w:delText>的</w:delText>
        </w:r>
      </w:del>
      <w:r w:rsidRPr="00D0702E">
        <w:rPr>
          <w:rFonts w:hint="eastAsia"/>
        </w:rPr>
        <w:t>方法。</w:t>
      </w:r>
    </w:p>
    <w:p w:rsidR="00D0702E" w:rsidRPr="00D0702E" w:rsidRDefault="00D0702E" w:rsidP="00D0702E">
      <w:pPr>
        <w:rPr>
          <w:b/>
        </w:rPr>
      </w:pPr>
      <w:r w:rsidRPr="00D0702E">
        <w:rPr>
          <w:rFonts w:hint="eastAsia"/>
          <w:b/>
        </w:rPr>
        <w:t>4</w:t>
      </w:r>
      <w:r w:rsidRPr="00D0702E">
        <w:rPr>
          <w:b/>
        </w:rPr>
        <w:t xml:space="preserve">.1 </w:t>
      </w:r>
      <w:r w:rsidRPr="00D0702E">
        <w:rPr>
          <w:rFonts w:hint="eastAsia"/>
          <w:b/>
        </w:rPr>
        <w:t>评估数据集和指标</w:t>
      </w:r>
    </w:p>
    <w:p w:rsidR="00D0702E" w:rsidRDefault="001E141C" w:rsidP="00153C29">
      <w:pPr>
        <w:ind w:firstLineChars="200" w:firstLine="420"/>
      </w:pPr>
      <w:r>
        <w:rPr>
          <w:rFonts w:hint="eastAsia"/>
        </w:rPr>
        <w:t>我们将评估重点放在自动驾驶</w:t>
      </w:r>
      <w:r w:rsidR="007C6F5B">
        <w:rPr>
          <w:rFonts w:hint="eastAsia"/>
        </w:rPr>
        <w:t>应用领域，然而E</w:t>
      </w:r>
      <w:r w:rsidR="007C6F5B">
        <w:t>L-GAN</w:t>
      </w:r>
      <w:r w:rsidR="007C6F5B">
        <w:rPr>
          <w:rFonts w:hint="eastAsia"/>
        </w:rPr>
        <w:t>反映的</w:t>
      </w:r>
      <w:r w:rsidR="00F7218E">
        <w:rPr>
          <w:rFonts w:hint="eastAsia"/>
        </w:rPr>
        <w:t>方法是通用的。</w:t>
      </w:r>
      <w:r w:rsidR="00F7218E">
        <w:t>这项工作的动机之一是能够尽可能地产生</w:t>
      </w:r>
      <w:r w:rsidR="00F7218E">
        <w:rPr>
          <w:rFonts w:hint="eastAsia"/>
        </w:rPr>
        <w:t>与真实</w:t>
      </w:r>
      <w:r w:rsidR="00B4488A">
        <w:rPr>
          <w:rFonts w:hint="eastAsia"/>
        </w:rPr>
        <w:t>标注</w:t>
      </w:r>
      <w:r w:rsidR="00F7218E">
        <w:rPr>
          <w:rFonts w:hint="eastAsia"/>
        </w:rPr>
        <w:t>数据相似的</w:t>
      </w:r>
      <w:r w:rsidR="00AF491B" w:rsidRPr="00AF491B">
        <w:t>预测</w:t>
      </w:r>
      <w:r w:rsidR="00E83B33">
        <w:rPr>
          <w:rFonts w:hint="eastAsia"/>
        </w:rPr>
        <w:t>结果</w:t>
      </w:r>
      <w:r w:rsidR="00AF491B" w:rsidRPr="00AF491B">
        <w:t>。</w:t>
      </w:r>
      <w:commentRangeStart w:id="226"/>
      <w:r w:rsidR="00AF491B" w:rsidRPr="002A15F6">
        <w:rPr>
          <w:strike/>
        </w:rPr>
        <w:t>这对于具有</w:t>
      </w:r>
      <w:commentRangeStart w:id="227"/>
      <w:commentRangeStart w:id="228"/>
      <w:r w:rsidR="00AF491B" w:rsidRPr="002A15F6">
        <w:rPr>
          <w:strike/>
        </w:rPr>
        <w:t>薄结构</w:t>
      </w:r>
      <w:commentRangeEnd w:id="227"/>
      <w:r w:rsidR="00F415DA" w:rsidRPr="002A15F6">
        <w:rPr>
          <w:rStyle w:val="a8"/>
          <w:strike/>
        </w:rPr>
        <w:commentReference w:id="227"/>
      </w:r>
      <w:commentRangeEnd w:id="228"/>
      <w:r w:rsidR="00145D68">
        <w:rPr>
          <w:rStyle w:val="a8"/>
        </w:rPr>
        <w:commentReference w:id="228"/>
      </w:r>
      <w:r w:rsidR="00AF491B" w:rsidRPr="002A15F6">
        <w:rPr>
          <w:strike/>
        </w:rPr>
        <w:t>的TuSimple车道标记检测数据集</w:t>
      </w:r>
      <w:r w:rsidR="00F415DA" w:rsidRPr="002A15F6">
        <w:rPr>
          <w:rFonts w:hint="eastAsia"/>
          <w:strike/>
        </w:rPr>
        <w:t>效果突出</w:t>
      </w:r>
      <w:r w:rsidR="00AF491B" w:rsidRPr="002A15F6">
        <w:rPr>
          <w:strike/>
        </w:rPr>
        <w:t>，减少了对复杂后</w:t>
      </w:r>
      <w:r w:rsidR="00A622F3" w:rsidRPr="002A15F6">
        <w:rPr>
          <w:rFonts w:hint="eastAsia"/>
          <w:strike/>
        </w:rPr>
        <w:t>期</w:t>
      </w:r>
      <w:r w:rsidR="00AF491B" w:rsidRPr="002A15F6">
        <w:rPr>
          <w:strike/>
        </w:rPr>
        <w:t>处理的需要。</w:t>
      </w:r>
      <w:commentRangeEnd w:id="226"/>
      <w:r w:rsidR="002A15F6" w:rsidRPr="002A15F6">
        <w:rPr>
          <w:rStyle w:val="a8"/>
          <w:strike/>
        </w:rPr>
        <w:commentReference w:id="226"/>
      </w:r>
    </w:p>
    <w:p w:rsidR="00AF491B" w:rsidRDefault="00AF491B" w:rsidP="00CF56B4">
      <w:pPr>
        <w:ind w:firstLineChars="200" w:firstLine="420"/>
      </w:pPr>
      <w:r w:rsidRPr="00AF491B">
        <w:t>TuSimple车道标记检测数据集</w:t>
      </w:r>
      <w:r w:rsidRPr="00AF491B">
        <w:rPr>
          <w:vertAlign w:val="superscript"/>
        </w:rPr>
        <w:t>1</w:t>
      </w:r>
      <w:r w:rsidRPr="00AF491B">
        <w:t>包括3626</w:t>
      </w:r>
      <w:r w:rsidR="00826A35">
        <w:t>个带</w:t>
      </w:r>
      <w:r w:rsidR="00826A35">
        <w:rPr>
          <w:rFonts w:hint="eastAsia"/>
        </w:rPr>
        <w:t>标注</w:t>
      </w:r>
      <w:r w:rsidRPr="00AF491B">
        <w:t>的1280×720</w:t>
      </w:r>
      <w:r w:rsidR="00826A35">
        <w:t>前向道路图像</w:t>
      </w:r>
      <w:r w:rsidRPr="00AF491B">
        <w:t>，这些图</w:t>
      </w:r>
      <w:r w:rsidR="00191EAC">
        <w:t>像位于圣地亚哥地区的美国高速公路上，分为四个序列，</w:t>
      </w:r>
      <w:r w:rsidR="00191EAC">
        <w:rPr>
          <w:rFonts w:hint="eastAsia"/>
        </w:rPr>
        <w:t>测试图像有</w:t>
      </w:r>
      <w:r w:rsidRPr="00AF491B">
        <w:t>2782</w:t>
      </w:r>
      <w:r w:rsidR="00191EAC">
        <w:t>个。</w:t>
      </w:r>
      <w:ins w:id="229" w:author="jmh081701" w:date="2019-01-04T22:56:00Z">
        <w:r w:rsidR="00D859D5">
          <w:rPr>
            <w:rFonts w:hint="eastAsia"/>
          </w:rPr>
          <w:t>当前</w:t>
        </w:r>
        <w:r w:rsidR="00D859D5" w:rsidRPr="00AF491B">
          <w:t>车道</w:t>
        </w:r>
        <w:r w:rsidR="00D859D5">
          <w:rPr>
            <w:rFonts w:hint="eastAsia"/>
          </w:rPr>
          <w:t>、左侧</w:t>
        </w:r>
        <w:r w:rsidR="00D859D5" w:rsidRPr="00AF491B">
          <w:t>车道和右侧</w:t>
        </w:r>
      </w:ins>
      <w:r w:rsidR="00191EAC">
        <w:t>车道标记</w:t>
      </w:r>
      <w:r w:rsidR="00191EAC">
        <w:rPr>
          <w:rFonts w:hint="eastAsia"/>
        </w:rPr>
        <w:t>以</w:t>
      </w:r>
      <w:r w:rsidRPr="00AF491B">
        <w:t>折线形式给出</w:t>
      </w:r>
      <w:del w:id="230" w:author="jmh081701" w:date="2019-01-04T22:56:00Z">
        <w:r w:rsidRPr="00AF491B" w:rsidDel="00D859D5">
          <w:delText>：</w:delText>
        </w:r>
        <w:r w:rsidR="00F415DA" w:rsidDel="00D859D5">
          <w:rPr>
            <w:rFonts w:hint="eastAsia"/>
          </w:rPr>
          <w:delText>当前</w:delText>
        </w:r>
        <w:r w:rsidRPr="00AF491B" w:rsidDel="00D859D5">
          <w:delText>车道</w:delText>
        </w:r>
        <w:r w:rsidR="00F415DA" w:rsidDel="00D859D5">
          <w:rPr>
            <w:rFonts w:hint="eastAsia"/>
          </w:rPr>
          <w:delText>、左侧</w:delText>
        </w:r>
        <w:r w:rsidRPr="00AF491B" w:rsidDel="00D859D5">
          <w:delText>车道和右侧车道</w:delText>
        </w:r>
      </w:del>
      <w:r w:rsidRPr="00AF491B">
        <w:t>。折线以每20个像素固定的高度间隔给出。为了生成用于语义分割的标签，我们通过使用具有1像素宽的高斯的平滑插值</w:t>
      </w:r>
      <w:r w:rsidR="00F415DA">
        <w:rPr>
          <w:rFonts w:hint="eastAsia"/>
        </w:rPr>
        <w:t>的离散线条</w:t>
      </w:r>
      <w:r w:rsidRPr="00AF491B">
        <w:t>来将这些转换为分割图。这种标签的一个例子在图1的左边以红色显示。</w:t>
      </w:r>
    </w:p>
    <w:p w:rsidR="00AF491B" w:rsidRDefault="00E9567D" w:rsidP="00153C29">
      <w:pPr>
        <w:ind w:firstLineChars="200" w:firstLine="420"/>
      </w:pPr>
      <w:r w:rsidRPr="00E9567D">
        <w:rPr>
          <w:rFonts w:hint="eastAsia"/>
        </w:rPr>
        <w:lastRenderedPageBreak/>
        <w:t>数据集在结果上以与标签相同的格式进行评估，即多条折线。</w:t>
      </w:r>
      <w:r w:rsidRPr="00E9567D">
        <w:t>对于我们的评估，我们使用挑战</w:t>
      </w:r>
      <w:r w:rsidRPr="00E9567D">
        <w:rPr>
          <w:vertAlign w:val="superscript"/>
        </w:rPr>
        <w:t>1</w:t>
      </w:r>
      <w:r w:rsidR="004E066F">
        <w:t>中定义的官方指标，即准确性，误报率和假阴性率。</w:t>
      </w:r>
      <w:r w:rsidR="004E066F">
        <w:rPr>
          <w:rFonts w:hint="eastAsia"/>
        </w:rPr>
        <w:t>我们不但在</w:t>
      </w:r>
      <w:r w:rsidRPr="00E9567D">
        <w:t>官方测试集</w:t>
      </w:r>
      <w:r w:rsidR="004E066F">
        <w:rPr>
          <w:rFonts w:hint="eastAsia"/>
        </w:rPr>
        <w:t>上进行了测试，</w:t>
      </w:r>
      <w:r w:rsidR="0015422B">
        <w:rPr>
          <w:rFonts w:hint="eastAsia"/>
        </w:rPr>
        <w:t>而且还从四个带标注的序列中，选择一个作为验证集</w:t>
      </w:r>
      <w:r w:rsidR="00AB5416">
        <w:rPr>
          <w:rFonts w:hint="eastAsia"/>
        </w:rPr>
        <w:t>进行测试，这个验证集包含4</w:t>
      </w:r>
      <w:r w:rsidR="00AB5416">
        <w:t>09</w:t>
      </w:r>
      <w:r w:rsidR="00AB5416">
        <w:rPr>
          <w:rFonts w:hint="eastAsia"/>
        </w:rPr>
        <w:t>张图像</w:t>
      </w:r>
      <w:r w:rsidR="0015422B">
        <w:rPr>
          <w:rFonts w:hint="eastAsia"/>
        </w:rPr>
        <w:t>。</w:t>
      </w:r>
      <w:r w:rsidR="00AB5416">
        <w:t>我们注意到，由于</w:t>
      </w:r>
      <w:r w:rsidR="00AB5416">
        <w:rPr>
          <w:rFonts w:hint="eastAsia"/>
        </w:rPr>
        <w:t>这个验证集的</w:t>
      </w:r>
      <w:r w:rsidR="0015422B">
        <w:t>尺寸较小，此验证集上的</w:t>
      </w:r>
      <w:r w:rsidR="0015422B">
        <w:rPr>
          <w:rFonts w:hint="eastAsia"/>
        </w:rPr>
        <w:t>结果</w:t>
      </w:r>
      <w:r w:rsidR="00AB5416">
        <w:t>可能并不完全具有代表性。</w:t>
      </w:r>
    </w:p>
    <w:p w:rsidR="000A1F09" w:rsidRDefault="00381296" w:rsidP="00153C29">
      <w:pPr>
        <w:ind w:firstLineChars="200" w:firstLine="420"/>
      </w:pPr>
      <w:r>
        <w:rPr>
          <w:rFonts w:hint="eastAsia"/>
        </w:rPr>
        <w:t>由于我们的网络仍然输出分割图而不是所需的折线，我们做了一些后</w:t>
      </w:r>
      <w:r w:rsidR="00F415DA">
        <w:rPr>
          <w:rFonts w:hint="eastAsia"/>
        </w:rPr>
        <w:t>期</w:t>
      </w:r>
      <w:r>
        <w:rPr>
          <w:rFonts w:hint="eastAsia"/>
        </w:rPr>
        <w:t>处理。但</w:t>
      </w:r>
      <w:r w:rsidR="000A1F09" w:rsidRPr="000A1F09">
        <w:rPr>
          <w:rFonts w:hint="eastAsia"/>
        </w:rPr>
        <w:t>尽可能</w:t>
      </w:r>
      <w:r>
        <w:rPr>
          <w:rFonts w:hint="eastAsia"/>
        </w:rPr>
        <w:t>让</w:t>
      </w:r>
      <w:r w:rsidR="00F415DA">
        <w:rPr>
          <w:rFonts w:hint="eastAsia"/>
        </w:rPr>
        <w:t>这些</w:t>
      </w:r>
      <w:r>
        <w:rPr>
          <w:rFonts w:hint="eastAsia"/>
        </w:rPr>
        <w:t>处理过程</w:t>
      </w:r>
      <w:r w:rsidR="00AC6B61">
        <w:rPr>
          <w:rFonts w:hint="eastAsia"/>
        </w:rPr>
        <w:t>简单</w:t>
      </w:r>
      <w:r w:rsidR="00F415DA">
        <w:rPr>
          <w:rFonts w:hint="eastAsia"/>
        </w:rPr>
        <w:t>化</w:t>
      </w:r>
      <w:r w:rsidR="00AC6B61">
        <w:rPr>
          <w:rFonts w:hint="eastAsia"/>
        </w:rPr>
        <w:t>：在二值化之后，我们通过取一系列的</w:t>
      </w:r>
      <w:r w:rsidR="004446A1">
        <w:rPr>
          <w:rFonts w:hint="eastAsia"/>
        </w:rPr>
        <w:t>非0的y坐标对应的x左边的平均值</w:t>
      </w:r>
      <w:r w:rsidR="000A1F09" w:rsidRPr="000A1F09">
        <w:t>将每个连通分量转换为单独的折线。我们将此方法称为</w:t>
      </w:r>
      <w:r w:rsidR="00F415DA">
        <w:t>’</w:t>
      </w:r>
      <w:r w:rsidR="00DE3B8C">
        <w:rPr>
          <w:rFonts w:hint="eastAsia"/>
        </w:rPr>
        <w:t>basic</w:t>
      </w:r>
      <w:r w:rsidR="00F415DA">
        <w:t>’</w:t>
      </w:r>
      <w:r w:rsidR="000A1F09" w:rsidRPr="000A1F09">
        <w:t>。我们还评估了一个'basic ++'</w:t>
      </w:r>
      <w:r w:rsidR="00F21DF9">
        <w:t>版本，该版本会</w:t>
      </w:r>
      <w:r w:rsidR="00F415DA">
        <w:rPr>
          <w:rFonts w:hint="eastAsia"/>
        </w:rPr>
        <w:t>拆分</w:t>
      </w:r>
      <w:r w:rsidR="00F21DF9">
        <w:t>连接</w:t>
      </w:r>
      <w:r w:rsidR="00F415DA">
        <w:rPr>
          <w:rFonts w:hint="eastAsia"/>
        </w:rPr>
        <w:t>的</w:t>
      </w:r>
      <w:ins w:id="231" w:author="jmh081701" w:date="2019-01-04T23:32:00Z">
        <w:r w:rsidR="003C3F26">
          <w:rPr>
            <w:rFonts w:hint="eastAsia"/>
          </w:rPr>
          <w:t>成分</w:t>
        </w:r>
      </w:ins>
      <w:del w:id="232" w:author="jmh081701" w:date="2019-01-04T23:31:00Z">
        <w:r w:rsidR="00F415DA" w:rsidDel="00D41DE8">
          <w:rPr>
            <w:rFonts w:hint="eastAsia"/>
          </w:rPr>
          <w:delText>组件</w:delText>
        </w:r>
      </w:del>
      <w:r w:rsidR="00F21DF9">
        <w:t>，</w:t>
      </w:r>
      <w:r w:rsidR="00F415DA" w:rsidRPr="00F415DA">
        <w:rPr>
          <w:rFonts w:hint="eastAsia"/>
        </w:rPr>
        <w:t>以防它检测到在一个采样位置出现多个非零序列。</w:t>
      </w:r>
      <w:del w:id="233" w:author="jmh081701" w:date="2019-01-04T23:32:00Z">
        <w:r w:rsidR="000A1F09" w:rsidRPr="000A1F09" w:rsidDel="00C86B6A">
          <w:delText>。</w:delText>
        </w:r>
      </w:del>
    </w:p>
    <w:p w:rsidR="00502097" w:rsidRPr="00417723" w:rsidRDefault="00502097" w:rsidP="00502097">
      <w:pPr>
        <w:rPr>
          <w:b/>
        </w:rPr>
      </w:pPr>
      <w:r w:rsidRPr="00417723">
        <w:rPr>
          <w:rFonts w:hint="eastAsia"/>
          <w:b/>
        </w:rPr>
        <w:t>4.2网络架构和培训</w:t>
      </w:r>
    </w:p>
    <w:p w:rsidR="00502097" w:rsidRDefault="00017DCA" w:rsidP="00153C29">
      <w:pPr>
        <w:ind w:firstLineChars="200" w:firstLine="420"/>
      </w:pPr>
      <w:r>
        <w:rPr>
          <w:rFonts w:hint="eastAsia"/>
        </w:rPr>
        <w:t>在本节中，我们将讨论用于实验的网络和训练</w:t>
      </w:r>
      <w:r w:rsidR="00F415DA">
        <w:rPr>
          <w:rFonts w:hint="eastAsia"/>
        </w:rPr>
        <w:t>的</w:t>
      </w:r>
      <w:r>
        <w:rPr>
          <w:rFonts w:hint="eastAsia"/>
        </w:rPr>
        <w:t>超参数</w:t>
      </w:r>
      <w:r w:rsidR="00F368F8" w:rsidRPr="00F368F8">
        <w:rPr>
          <w:rFonts w:hint="eastAsia"/>
        </w:rPr>
        <w:t>。</w:t>
      </w:r>
      <w:r w:rsidR="00F368F8" w:rsidRPr="00F368F8">
        <w:t>图3中的</w:t>
      </w:r>
      <w:r>
        <w:t>高级网络体系结构示意图显示了用于生成器或鉴别器训练</w:t>
      </w:r>
      <w:r>
        <w:rPr>
          <w:rFonts w:hint="eastAsia"/>
        </w:rPr>
        <w:t>的损失</w:t>
      </w:r>
      <w:r w:rsidR="00F368F8" w:rsidRPr="00F368F8">
        <w:t>项。</w:t>
      </w:r>
    </w:p>
    <w:p w:rsidR="00F368F8" w:rsidRDefault="00F368F8" w:rsidP="00F368F8">
      <w:pPr>
        <w:jc w:val="center"/>
      </w:pPr>
      <w:r>
        <w:rPr>
          <w:noProof/>
        </w:rPr>
        <w:drawing>
          <wp:inline distT="0" distB="0" distL="0" distR="0">
            <wp:extent cx="5274310" cy="2555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5875"/>
                    </a:xfrm>
                    <a:prstGeom prst="rect">
                      <a:avLst/>
                    </a:prstGeom>
                  </pic:spPr>
                </pic:pic>
              </a:graphicData>
            </a:graphic>
          </wp:inline>
        </w:drawing>
      </w:r>
    </w:p>
    <w:p w:rsidR="00F368F8" w:rsidRDefault="00F368F8" w:rsidP="008060C0">
      <w:pPr>
        <w:jc w:val="center"/>
      </w:pPr>
      <w:r w:rsidRPr="00F368F8">
        <w:rPr>
          <w:rFonts w:hint="eastAsia"/>
        </w:rPr>
        <w:t>图</w:t>
      </w:r>
      <w:r w:rsidRPr="00F368F8">
        <w:t>3：EL-GAN</w:t>
      </w:r>
      <w:r w:rsidR="008060C0">
        <w:t>架构概述</w:t>
      </w:r>
    </w:p>
    <w:p w:rsidR="00F368F8" w:rsidRDefault="00800DC4" w:rsidP="00153C29">
      <w:pPr>
        <w:ind w:firstLineChars="200" w:firstLine="420"/>
      </w:pPr>
      <w:r>
        <w:rPr>
          <w:rFonts w:hint="eastAsia"/>
        </w:rPr>
        <w:t>对于生成器</w:t>
      </w:r>
      <w:r w:rsidR="004C6FAC">
        <w:rPr>
          <w:rFonts w:hint="eastAsia"/>
        </w:rPr>
        <w:t>，我们使用完全卷积</w:t>
      </w:r>
      <w:r w:rsidR="00F368F8" w:rsidRPr="00F368F8">
        <w:t>U-Net</w:t>
      </w:r>
      <w:del w:id="234" w:author="jmh081701" w:date="2019-01-04T23:33:00Z">
        <w:r w:rsidR="00C66E21" w:rsidDel="00E80777">
          <w:delText>型</w:delText>
        </w:r>
      </w:del>
      <w:r w:rsidR="00C66E21">
        <w:t>网络，</w:t>
      </w:r>
      <w:r w:rsidR="00F415DA">
        <w:rPr>
          <w:rFonts w:hint="eastAsia"/>
        </w:rPr>
        <w:t>这种网络</w:t>
      </w:r>
      <w:r w:rsidR="00C66E21">
        <w:t>具有向下和向上路径以及</w:t>
      </w:r>
      <w:r w:rsidR="00C66E21">
        <w:rPr>
          <w:rFonts w:hint="eastAsia"/>
        </w:rPr>
        <w:t>跳跃</w:t>
      </w:r>
      <w:r w:rsidR="00F368F8" w:rsidRPr="00F368F8">
        <w:t>连接</w:t>
      </w:r>
      <w:r w:rsidR="00F415DA">
        <w:rPr>
          <w:rFonts w:hint="eastAsia"/>
        </w:rPr>
        <w:t>的特性</w:t>
      </w:r>
      <w:r w:rsidR="00F368F8" w:rsidRPr="00F368F8">
        <w:t>。</w:t>
      </w:r>
      <w:r w:rsidR="00F415DA">
        <w:rPr>
          <w:rFonts w:hint="eastAsia"/>
        </w:rPr>
        <w:t>特别是</w:t>
      </w:r>
      <w:r w:rsidR="00F368F8" w:rsidRPr="00F368F8">
        <w:t>我们使用Tiramisu DenseNet架构[17]进行车道标记检测，配置</w:t>
      </w:r>
      <w:r w:rsidR="00F415DA">
        <w:rPr>
          <w:rFonts w:hint="eastAsia"/>
        </w:rPr>
        <w:t>了</w:t>
      </w:r>
      <w:r w:rsidR="00F368F8" w:rsidRPr="00F368F8">
        <w:t>7个上/下级别，总共64个3×3卷积层。</w:t>
      </w:r>
    </w:p>
    <w:p w:rsidR="00F368F8" w:rsidRDefault="00F368F8" w:rsidP="00153C29">
      <w:pPr>
        <w:ind w:firstLineChars="200" w:firstLine="420"/>
      </w:pPr>
      <w:r w:rsidRPr="00F368F8">
        <w:rPr>
          <w:rFonts w:hint="eastAsia"/>
        </w:rPr>
        <w:t>对于鉴别器，我们使用具有</w:t>
      </w:r>
      <w:r w:rsidRPr="00F368F8">
        <w:t>7个块和总共32个3×3卷积层的DenseNet架构[32]</w:t>
      </w:r>
      <w:r w:rsidR="00C66E21">
        <w:t>，然后是完全卷积</w:t>
      </w:r>
      <w:r w:rsidRPr="00F368F8">
        <w:t>分类器[33]</w:t>
      </w:r>
      <w:r w:rsidR="00C66E21">
        <w:rPr>
          <w:rFonts w:hint="eastAsia"/>
        </w:rPr>
        <w:t>。</w:t>
      </w:r>
      <w:r w:rsidRPr="00F368F8">
        <w:t>我们使用双头网络为前两个密集块分别处理来自标签或预测的输入图像，之后我们连接特征图。</w:t>
      </w:r>
      <w:r w:rsidR="00B17F7D">
        <w:t>我们在最终卷积层之后</w:t>
      </w:r>
      <w:r w:rsidR="00B17F7D">
        <w:rPr>
          <w:rFonts w:hint="eastAsia"/>
        </w:rPr>
        <w:t>提取出嵌入表达</w:t>
      </w:r>
      <w:r w:rsidR="00B17F7D">
        <w:t>，</w:t>
      </w:r>
      <w:r w:rsidR="00B17F7D">
        <w:rPr>
          <w:rFonts w:hint="eastAsia"/>
        </w:rPr>
        <w:t>具体的细节在5</w:t>
      </w:r>
      <w:r w:rsidR="00B17F7D">
        <w:t>.2</w:t>
      </w:r>
      <w:r w:rsidR="00B17F7D">
        <w:rPr>
          <w:rFonts w:hint="eastAsia"/>
        </w:rPr>
        <w:t>节给出</w:t>
      </w:r>
      <w:r w:rsidRPr="00F368F8">
        <w:t>。</w:t>
      </w:r>
    </w:p>
    <w:p w:rsidR="00F368F8" w:rsidRDefault="00F368F8" w:rsidP="00153C29">
      <w:pPr>
        <w:ind w:firstLineChars="200" w:firstLine="420"/>
      </w:pPr>
      <w:r w:rsidRPr="00F368F8">
        <w:rPr>
          <w:rFonts w:hint="eastAsia"/>
        </w:rPr>
        <w:t>我们首先预先训练生成器模型直到收敛，我们也将其用作第</w:t>
      </w:r>
      <w:r w:rsidRPr="00F368F8">
        <w:t>5</w:t>
      </w:r>
      <w:r w:rsidR="001803D1">
        <w:t>节的</w:t>
      </w:r>
      <w:r w:rsidRPr="00F368F8">
        <w:t>非GAN</w:t>
      </w:r>
      <w:r w:rsidR="001803D1">
        <w:rPr>
          <w:rFonts w:hint="eastAsia"/>
        </w:rPr>
        <w:t>的基线模型</w:t>
      </w:r>
      <w:r w:rsidRPr="00F368F8">
        <w:t>。使用批量大小为8，然后我们预先训练</w:t>
      </w:r>
      <w:r w:rsidR="00FD15E7">
        <w:rPr>
          <w:rFonts w:hint="eastAsia"/>
        </w:rPr>
        <w:t>一万</w:t>
      </w:r>
      <w:r w:rsidRPr="00F368F8">
        <w:t>次迭代的鉴别器，之后在300到200次迭代之间交替</w:t>
      </w:r>
      <w:r w:rsidR="001803D1">
        <w:rPr>
          <w:rFonts w:hint="eastAsia"/>
        </w:rPr>
        <w:t>训练生成器</w:t>
      </w:r>
      <w:r w:rsidR="001803D1">
        <w:t>和鉴别器</w:t>
      </w:r>
      <w:r w:rsidRPr="00F368F8">
        <w:t>。使用Adam</w:t>
      </w:r>
      <w:r w:rsidR="001803D1">
        <w:t>优化器训练</w:t>
      </w:r>
      <w:r w:rsidR="001803D1">
        <w:rPr>
          <w:rFonts w:hint="eastAsia"/>
        </w:rPr>
        <w:t>生成</w:t>
      </w:r>
      <w:r w:rsidRPr="00F368F8">
        <w:t>器，而使用</w:t>
      </w:r>
      <w:r w:rsidR="001803D1">
        <w:rPr>
          <w:rFonts w:hint="eastAsia"/>
        </w:rPr>
        <w:t>随机梯度下降SGD来训练鉴别器</w:t>
      </w:r>
      <w:r w:rsidRPr="00F368F8">
        <w:t>。我</w:t>
      </w:r>
      <w:r w:rsidR="00DA2107">
        <w:t>们使用</w:t>
      </w:r>
      <w:r w:rsidR="00DA2107">
        <w:rPr>
          <w:rFonts w:hint="eastAsia"/>
        </w:rPr>
        <w:t>正则化</w:t>
      </w:r>
      <w:r w:rsidRPr="00F368F8">
        <w:t>交叉熵损失（等式2）训练鉴别器，同时我们用</w:t>
      </w:r>
      <w:r w:rsidR="00DA2107">
        <w:t>λ=</w:t>
      </w:r>
      <w:r w:rsidRPr="00F368F8">
        <w:t>1</w:t>
      </w:r>
      <w:r w:rsidR="00DA2107">
        <w:t>的</w:t>
      </w:r>
      <w:r w:rsidR="00E77D7E">
        <w:rPr>
          <w:rFonts w:hint="eastAsia"/>
        </w:rPr>
        <w:t>对抗</w:t>
      </w:r>
      <w:r w:rsidR="00E77D7E">
        <w:t>嵌入损失训练</w:t>
      </w:r>
      <w:r w:rsidR="00E77D7E">
        <w:rPr>
          <w:rFonts w:hint="eastAsia"/>
        </w:rPr>
        <w:t>生成器</w:t>
      </w:r>
      <w:r w:rsidRPr="00F368F8">
        <w:t>（等式3和4）。我们没有进行任何数据扩充，也没有在其他数据上预先训练模型。</w:t>
      </w:r>
    </w:p>
    <w:p w:rsidR="005005CE" w:rsidRDefault="005005CE" w:rsidP="002B0397"/>
    <w:p w:rsidR="00502097" w:rsidRPr="00417723" w:rsidRDefault="00502097" w:rsidP="00502097">
      <w:pPr>
        <w:rPr>
          <w:b/>
        </w:rPr>
      </w:pPr>
      <w:r w:rsidRPr="00417723">
        <w:rPr>
          <w:rFonts w:hint="eastAsia"/>
          <w:b/>
        </w:rPr>
        <w:t>5</w:t>
      </w:r>
      <w:r w:rsidR="00C9604D">
        <w:rPr>
          <w:rFonts w:hint="eastAsia"/>
          <w:b/>
        </w:rPr>
        <w:t>实验结果</w:t>
      </w:r>
    </w:p>
    <w:p w:rsidR="00417723" w:rsidRDefault="00316CDC" w:rsidP="002B0397">
      <w:pPr>
        <w:ind w:firstLineChars="200" w:firstLine="420"/>
      </w:pPr>
      <w:r>
        <w:rPr>
          <w:rFonts w:hint="eastAsia"/>
        </w:rPr>
        <w:t>在本节中，我们展示使用</w:t>
      </w:r>
      <w:r w:rsidR="002B0397" w:rsidRPr="002B0397">
        <w:rPr>
          <w:rFonts w:hint="eastAsia"/>
        </w:rPr>
        <w:t>第</w:t>
      </w:r>
      <w:r w:rsidR="002B0397" w:rsidRPr="002B0397">
        <w:t>4</w:t>
      </w:r>
      <w:r>
        <w:t>节</w:t>
      </w:r>
      <w:r>
        <w:rPr>
          <w:rFonts w:hint="eastAsia"/>
        </w:rPr>
        <w:t>所</w:t>
      </w:r>
      <w:r w:rsidR="002B0397" w:rsidRPr="002B0397">
        <w:t>讨论的</w:t>
      </w:r>
      <w:r w:rsidR="00A67BE0">
        <w:rPr>
          <w:rFonts w:hint="eastAsia"/>
        </w:rPr>
        <w:t>超参数的E</w:t>
      </w:r>
      <w:r w:rsidR="00A67BE0">
        <w:t>L-GAN</w:t>
      </w:r>
      <w:r>
        <w:rPr>
          <w:rFonts w:hint="eastAsia"/>
        </w:rPr>
        <w:t>在</w:t>
      </w:r>
      <w:r w:rsidR="002B0397" w:rsidRPr="002B0397">
        <w:t>TuSimple</w:t>
      </w:r>
      <w:r>
        <w:t>数据集</w:t>
      </w:r>
      <w:r>
        <w:rPr>
          <w:rFonts w:hint="eastAsia"/>
        </w:rPr>
        <w:t>上得到的</w:t>
      </w:r>
      <w:r w:rsidR="00052A62">
        <w:rPr>
          <w:rFonts w:hint="eastAsia"/>
        </w:rPr>
        <w:t>测评</w:t>
      </w:r>
      <w:r w:rsidR="002B0397" w:rsidRPr="002B0397">
        <w:t>结果。</w:t>
      </w:r>
      <w:r w:rsidR="00DB7BD8">
        <w:t>此外，我们还进行了三项</w:t>
      </w:r>
      <w:r w:rsidR="00DB7BD8">
        <w:rPr>
          <w:rFonts w:hint="eastAsia"/>
        </w:rPr>
        <w:t>模型简化研究（A</w:t>
      </w:r>
      <w:r w:rsidR="00DB7BD8">
        <w:t>blation study</w:t>
      </w:r>
      <w:r w:rsidR="00DB7BD8">
        <w:rPr>
          <w:rFonts w:hint="eastAsia"/>
        </w:rPr>
        <w:t>）</w:t>
      </w:r>
      <w:r w:rsidR="002B0397" w:rsidRPr="002B0397">
        <w:t>：评估训练稳定性，</w:t>
      </w:r>
      <w:r w:rsidR="002B0397" w:rsidRPr="002B0397">
        <w:lastRenderedPageBreak/>
        <w:t>探索训练损失的选项，以及改变嵌入损失层的选择。</w:t>
      </w:r>
    </w:p>
    <w:p w:rsidR="0031380B" w:rsidRDefault="00DB0181" w:rsidP="00502097">
      <w:r>
        <w:rPr>
          <w:noProof/>
        </w:rPr>
        <w:drawing>
          <wp:inline distT="0" distB="0" distL="0" distR="0">
            <wp:extent cx="5274310" cy="4180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80840"/>
                    </a:xfrm>
                    <a:prstGeom prst="rect">
                      <a:avLst/>
                    </a:prstGeom>
                  </pic:spPr>
                </pic:pic>
              </a:graphicData>
            </a:graphic>
          </wp:inline>
        </w:drawing>
      </w:r>
    </w:p>
    <w:p w:rsidR="0031380B" w:rsidRDefault="000012BA" w:rsidP="00502097">
      <w:r w:rsidRPr="000012BA">
        <w:rPr>
          <w:rFonts w:hint="eastAsia"/>
        </w:rPr>
        <w:t>图</w:t>
      </w:r>
      <w:r w:rsidRPr="000012BA">
        <w:t>4：车道标记分段的示例结果：数据顶部的标签（左栏），EL-GAN的预测和最终结果（接下来的两列），以及使用相同后处理的常规CNN基线[17]的结果（右两列）。除了将它们彼此区分之外，线条的颜色没有任何意义。</w:t>
      </w:r>
      <w:del w:id="235" w:author="jmh081701" w:date="2019-01-04T23:03:00Z">
        <w:r w:rsidRPr="000012BA" w:rsidDel="004756F1">
          <w:rPr>
            <w:rFonts w:hint="eastAsia"/>
          </w:rPr>
          <w:delText>放大时，最好在计算机屏幕上查看详细信息</w:delText>
        </w:r>
        <w:r w:rsidR="003B68C5" w:rsidDel="004756F1">
          <w:rPr>
            <w:rFonts w:hint="eastAsia"/>
          </w:rPr>
          <w:delText>。</w:delText>
        </w:r>
      </w:del>
      <w:ins w:id="236" w:author="jmh081701" w:date="2019-01-04T23:03:00Z">
        <w:r w:rsidR="004756F1">
          <w:rPr>
            <w:rFonts w:hint="eastAsia"/>
          </w:rPr>
          <w:t>放大上述图像可以看到里面的一些细节数据。</w:t>
        </w:r>
      </w:ins>
    </w:p>
    <w:p w:rsidR="0031380B" w:rsidRDefault="00087847" w:rsidP="00087847">
      <w:pPr>
        <w:jc w:val="center"/>
      </w:pPr>
      <w:r w:rsidRPr="00087847">
        <w:rPr>
          <w:rFonts w:hint="eastAsia"/>
        </w:rPr>
        <w:t>表</w:t>
      </w:r>
      <w:r w:rsidRPr="00087847">
        <w:t>1：TuSimple车道标记验证集的结果</w:t>
      </w:r>
    </w:p>
    <w:tbl>
      <w:tblPr>
        <w:tblStyle w:val="a7"/>
        <w:tblW w:w="0" w:type="auto"/>
        <w:tblBorders>
          <w:left w:val="none" w:sz="0" w:space="0" w:color="auto"/>
          <w:right w:val="none" w:sz="0" w:space="0" w:color="auto"/>
        </w:tblBorders>
        <w:tblLook w:val="04A0"/>
      </w:tblPr>
      <w:tblGrid>
        <w:gridCol w:w="1843"/>
        <w:gridCol w:w="1475"/>
        <w:gridCol w:w="1659"/>
        <w:gridCol w:w="1659"/>
        <w:gridCol w:w="1660"/>
      </w:tblGrid>
      <w:tr w:rsidR="00087847" w:rsidTr="00087847">
        <w:tc>
          <w:tcPr>
            <w:tcW w:w="1843" w:type="dxa"/>
            <w:tcBorders>
              <w:bottom w:val="single" w:sz="4" w:space="0" w:color="auto"/>
              <w:right w:val="nil"/>
            </w:tcBorders>
          </w:tcPr>
          <w:p w:rsidR="00087847" w:rsidRDefault="00087847" w:rsidP="00502097">
            <w:r>
              <w:rPr>
                <w:rFonts w:hint="eastAsia"/>
              </w:rPr>
              <w:t>方式</w:t>
            </w:r>
          </w:p>
        </w:tc>
        <w:tc>
          <w:tcPr>
            <w:tcW w:w="1475" w:type="dxa"/>
            <w:tcBorders>
              <w:left w:val="nil"/>
              <w:bottom w:val="single" w:sz="4" w:space="0" w:color="auto"/>
            </w:tcBorders>
          </w:tcPr>
          <w:p w:rsidR="00087847" w:rsidRDefault="00087847" w:rsidP="00502097">
            <w:r>
              <w:rPr>
                <w:rFonts w:hint="eastAsia"/>
              </w:rPr>
              <w:t>后期处理</w:t>
            </w:r>
          </w:p>
        </w:tc>
        <w:tc>
          <w:tcPr>
            <w:tcW w:w="1659" w:type="dxa"/>
            <w:tcBorders>
              <w:bottom w:val="single" w:sz="4" w:space="0" w:color="auto"/>
              <w:right w:val="nil"/>
            </w:tcBorders>
          </w:tcPr>
          <w:p w:rsidR="00087847" w:rsidRDefault="00087847" w:rsidP="00502097">
            <w:r>
              <w:rPr>
                <w:rFonts w:hint="eastAsia"/>
              </w:rPr>
              <w:t>准确率</w:t>
            </w:r>
          </w:p>
        </w:tc>
        <w:tc>
          <w:tcPr>
            <w:tcW w:w="1659" w:type="dxa"/>
            <w:tcBorders>
              <w:left w:val="nil"/>
              <w:bottom w:val="single" w:sz="4" w:space="0" w:color="auto"/>
              <w:right w:val="nil"/>
            </w:tcBorders>
          </w:tcPr>
          <w:p w:rsidR="00087847" w:rsidRDefault="00087847" w:rsidP="00502097">
            <w:r>
              <w:rPr>
                <w:rFonts w:hint="eastAsia"/>
              </w:rPr>
              <w:t>F</w:t>
            </w:r>
            <w:r>
              <w:t>P</w:t>
            </w:r>
          </w:p>
        </w:tc>
        <w:tc>
          <w:tcPr>
            <w:tcW w:w="1660" w:type="dxa"/>
            <w:tcBorders>
              <w:left w:val="nil"/>
              <w:bottom w:val="single" w:sz="4" w:space="0" w:color="auto"/>
            </w:tcBorders>
          </w:tcPr>
          <w:p w:rsidR="00087847" w:rsidRDefault="00087847" w:rsidP="00502097">
            <w:r>
              <w:rPr>
                <w:rFonts w:hint="eastAsia"/>
              </w:rPr>
              <w:t>F</w:t>
            </w:r>
            <w:r>
              <w:t>N</w:t>
            </w:r>
          </w:p>
        </w:tc>
      </w:tr>
      <w:tr w:rsidR="00087847" w:rsidTr="00087847">
        <w:tc>
          <w:tcPr>
            <w:tcW w:w="1843" w:type="dxa"/>
            <w:tcBorders>
              <w:bottom w:val="nil"/>
              <w:right w:val="nil"/>
            </w:tcBorders>
          </w:tcPr>
          <w:p w:rsidR="00087847" w:rsidRDefault="00087847" w:rsidP="00502097">
            <w:r>
              <w:rPr>
                <w:rFonts w:hint="eastAsia"/>
              </w:rPr>
              <w:t>Base</w:t>
            </w:r>
            <w:r>
              <w:t>line(no GAN)</w:t>
            </w:r>
          </w:p>
        </w:tc>
        <w:tc>
          <w:tcPr>
            <w:tcW w:w="1475" w:type="dxa"/>
            <w:tcBorders>
              <w:left w:val="nil"/>
              <w:bottom w:val="nil"/>
            </w:tcBorders>
          </w:tcPr>
          <w:p w:rsidR="00087847" w:rsidRDefault="00087847" w:rsidP="00502097">
            <w:r>
              <w:rPr>
                <w:rFonts w:hint="eastAsia"/>
              </w:rPr>
              <w:t>b</w:t>
            </w:r>
            <w:r>
              <w:t>asic</w:t>
            </w:r>
          </w:p>
        </w:tc>
        <w:tc>
          <w:tcPr>
            <w:tcW w:w="1659" w:type="dxa"/>
            <w:tcBorders>
              <w:bottom w:val="nil"/>
              <w:right w:val="nil"/>
            </w:tcBorders>
          </w:tcPr>
          <w:p w:rsidR="00087847" w:rsidRDefault="00087847" w:rsidP="00502097">
            <w:r>
              <w:rPr>
                <w:rFonts w:hint="eastAsia"/>
              </w:rPr>
              <w:t>8</w:t>
            </w:r>
            <w:r>
              <w:t>6.2</w:t>
            </w:r>
          </w:p>
        </w:tc>
        <w:tc>
          <w:tcPr>
            <w:tcW w:w="1659" w:type="dxa"/>
            <w:tcBorders>
              <w:left w:val="nil"/>
              <w:bottom w:val="nil"/>
              <w:right w:val="nil"/>
            </w:tcBorders>
          </w:tcPr>
          <w:p w:rsidR="00087847" w:rsidRDefault="00087847" w:rsidP="00502097">
            <w:r>
              <w:rPr>
                <w:rFonts w:hint="eastAsia"/>
              </w:rPr>
              <w:t>0</w:t>
            </w:r>
            <w:r>
              <w:t>.089</w:t>
            </w:r>
          </w:p>
        </w:tc>
        <w:tc>
          <w:tcPr>
            <w:tcW w:w="1660" w:type="dxa"/>
            <w:tcBorders>
              <w:left w:val="nil"/>
              <w:bottom w:val="nil"/>
            </w:tcBorders>
          </w:tcPr>
          <w:p w:rsidR="00087847" w:rsidRDefault="00087847" w:rsidP="00502097">
            <w:r>
              <w:rPr>
                <w:rFonts w:hint="eastAsia"/>
              </w:rPr>
              <w:t>0</w:t>
            </w:r>
            <w:r>
              <w:t>.213</w:t>
            </w:r>
          </w:p>
        </w:tc>
      </w:tr>
      <w:tr w:rsidR="00087847" w:rsidTr="00087847">
        <w:tc>
          <w:tcPr>
            <w:tcW w:w="1843" w:type="dxa"/>
            <w:tcBorders>
              <w:top w:val="nil"/>
              <w:bottom w:val="nil"/>
              <w:right w:val="nil"/>
            </w:tcBorders>
          </w:tcPr>
          <w:p w:rsidR="00087847" w:rsidRDefault="00087847" w:rsidP="00502097">
            <w:r>
              <w:rPr>
                <w:rFonts w:hint="eastAsia"/>
              </w:rPr>
              <w:t>B</w:t>
            </w:r>
            <w:r>
              <w:t>aseline(no GAN)</w:t>
            </w:r>
          </w:p>
        </w:tc>
        <w:tc>
          <w:tcPr>
            <w:tcW w:w="1475" w:type="dxa"/>
            <w:tcBorders>
              <w:top w:val="nil"/>
              <w:left w:val="nil"/>
              <w:bottom w:val="nil"/>
            </w:tcBorders>
          </w:tcPr>
          <w:p w:rsidR="00087847" w:rsidRDefault="00087847" w:rsidP="00502097">
            <w:r>
              <w:t>basic++</w:t>
            </w:r>
          </w:p>
        </w:tc>
        <w:tc>
          <w:tcPr>
            <w:tcW w:w="1659" w:type="dxa"/>
            <w:tcBorders>
              <w:top w:val="nil"/>
              <w:bottom w:val="nil"/>
              <w:right w:val="nil"/>
            </w:tcBorders>
          </w:tcPr>
          <w:p w:rsidR="00087847" w:rsidRDefault="00087847" w:rsidP="00502097">
            <w:r>
              <w:rPr>
                <w:rFonts w:hint="eastAsia"/>
              </w:rPr>
              <w:t>9</w:t>
            </w:r>
            <w:r>
              <w:t>4.3</w:t>
            </w:r>
          </w:p>
        </w:tc>
        <w:tc>
          <w:tcPr>
            <w:tcW w:w="1659" w:type="dxa"/>
            <w:tcBorders>
              <w:top w:val="nil"/>
              <w:left w:val="nil"/>
              <w:bottom w:val="nil"/>
              <w:right w:val="nil"/>
            </w:tcBorders>
          </w:tcPr>
          <w:p w:rsidR="00087847" w:rsidRDefault="00087847" w:rsidP="00502097">
            <w:r>
              <w:rPr>
                <w:rFonts w:hint="eastAsia"/>
              </w:rPr>
              <w:t>0</w:t>
            </w:r>
            <w:r>
              <w:t>.084</w:t>
            </w:r>
          </w:p>
        </w:tc>
        <w:tc>
          <w:tcPr>
            <w:tcW w:w="1660" w:type="dxa"/>
            <w:tcBorders>
              <w:top w:val="nil"/>
              <w:left w:val="nil"/>
              <w:bottom w:val="nil"/>
            </w:tcBorders>
          </w:tcPr>
          <w:p w:rsidR="00087847" w:rsidRDefault="00087847" w:rsidP="00502097">
            <w:r>
              <w:rPr>
                <w:rFonts w:hint="eastAsia"/>
              </w:rPr>
              <w:t>0</w:t>
            </w:r>
            <w:r>
              <w:t>.070</w:t>
            </w:r>
          </w:p>
        </w:tc>
      </w:tr>
      <w:tr w:rsidR="00087847" w:rsidTr="00087847">
        <w:tc>
          <w:tcPr>
            <w:tcW w:w="1843" w:type="dxa"/>
            <w:tcBorders>
              <w:top w:val="nil"/>
              <w:bottom w:val="nil"/>
              <w:right w:val="nil"/>
            </w:tcBorders>
          </w:tcPr>
          <w:p w:rsidR="00087847" w:rsidRDefault="00087847" w:rsidP="00502097">
            <w:r>
              <w:rPr>
                <w:rFonts w:hint="eastAsia"/>
              </w:rPr>
              <w:t>E</w:t>
            </w:r>
            <w:r>
              <w:t>L-GAN</w:t>
            </w:r>
          </w:p>
        </w:tc>
        <w:tc>
          <w:tcPr>
            <w:tcW w:w="1475" w:type="dxa"/>
            <w:tcBorders>
              <w:top w:val="nil"/>
              <w:left w:val="nil"/>
              <w:bottom w:val="nil"/>
            </w:tcBorders>
          </w:tcPr>
          <w:p w:rsidR="00087847" w:rsidRDefault="00087847" w:rsidP="00502097">
            <w:r>
              <w:rPr>
                <w:rFonts w:hint="eastAsia"/>
              </w:rPr>
              <w:t>b</w:t>
            </w:r>
            <w:r>
              <w:t>asic</w:t>
            </w:r>
          </w:p>
        </w:tc>
        <w:tc>
          <w:tcPr>
            <w:tcW w:w="1659" w:type="dxa"/>
            <w:tcBorders>
              <w:top w:val="nil"/>
              <w:bottom w:val="nil"/>
              <w:right w:val="nil"/>
            </w:tcBorders>
          </w:tcPr>
          <w:p w:rsidR="00087847" w:rsidRDefault="00087847" w:rsidP="00502097">
            <w:r>
              <w:rPr>
                <w:rFonts w:hint="eastAsia"/>
              </w:rPr>
              <w:t>9</w:t>
            </w:r>
            <w:r>
              <w:t>3.3</w:t>
            </w:r>
          </w:p>
        </w:tc>
        <w:tc>
          <w:tcPr>
            <w:tcW w:w="1659" w:type="dxa"/>
            <w:tcBorders>
              <w:top w:val="nil"/>
              <w:left w:val="nil"/>
              <w:bottom w:val="nil"/>
              <w:right w:val="nil"/>
            </w:tcBorders>
          </w:tcPr>
          <w:p w:rsidR="00087847" w:rsidRDefault="00087847" w:rsidP="00502097">
            <w:r>
              <w:rPr>
                <w:rFonts w:hint="eastAsia"/>
              </w:rPr>
              <w:t>0</w:t>
            </w:r>
            <w:r>
              <w:t>.061</w:t>
            </w:r>
          </w:p>
        </w:tc>
        <w:tc>
          <w:tcPr>
            <w:tcW w:w="1660" w:type="dxa"/>
            <w:tcBorders>
              <w:top w:val="nil"/>
              <w:left w:val="nil"/>
              <w:bottom w:val="nil"/>
            </w:tcBorders>
          </w:tcPr>
          <w:p w:rsidR="00087847" w:rsidRDefault="00087847" w:rsidP="00502097">
            <w:r>
              <w:rPr>
                <w:rFonts w:hint="eastAsia"/>
              </w:rPr>
              <w:t>0</w:t>
            </w:r>
            <w:r>
              <w:t>.104</w:t>
            </w:r>
          </w:p>
        </w:tc>
      </w:tr>
      <w:tr w:rsidR="00087847" w:rsidTr="00087847">
        <w:tc>
          <w:tcPr>
            <w:tcW w:w="1843" w:type="dxa"/>
            <w:tcBorders>
              <w:top w:val="nil"/>
              <w:right w:val="nil"/>
            </w:tcBorders>
          </w:tcPr>
          <w:p w:rsidR="00087847" w:rsidRDefault="00087847" w:rsidP="00502097">
            <w:r>
              <w:rPr>
                <w:rFonts w:hint="eastAsia"/>
              </w:rPr>
              <w:t>E</w:t>
            </w:r>
            <w:r>
              <w:t>L-GAN</w:t>
            </w:r>
          </w:p>
        </w:tc>
        <w:tc>
          <w:tcPr>
            <w:tcW w:w="1475" w:type="dxa"/>
            <w:tcBorders>
              <w:top w:val="nil"/>
              <w:left w:val="nil"/>
            </w:tcBorders>
          </w:tcPr>
          <w:p w:rsidR="00087847" w:rsidRDefault="00087847" w:rsidP="00502097">
            <w:r>
              <w:t>basic++</w:t>
            </w:r>
          </w:p>
        </w:tc>
        <w:tc>
          <w:tcPr>
            <w:tcW w:w="1659" w:type="dxa"/>
            <w:tcBorders>
              <w:top w:val="nil"/>
              <w:right w:val="nil"/>
            </w:tcBorders>
          </w:tcPr>
          <w:p w:rsidR="00087847" w:rsidRPr="00C82EC0" w:rsidRDefault="00087847" w:rsidP="00502097">
            <w:pPr>
              <w:rPr>
                <w:b/>
              </w:rPr>
            </w:pPr>
            <w:r w:rsidRPr="00C82EC0">
              <w:rPr>
                <w:rFonts w:hint="eastAsia"/>
                <w:b/>
              </w:rPr>
              <w:t>9</w:t>
            </w:r>
            <w:r w:rsidRPr="00C82EC0">
              <w:rPr>
                <w:b/>
              </w:rPr>
              <w:t>4.9</w:t>
            </w:r>
          </w:p>
        </w:tc>
        <w:tc>
          <w:tcPr>
            <w:tcW w:w="1659" w:type="dxa"/>
            <w:tcBorders>
              <w:top w:val="nil"/>
              <w:left w:val="nil"/>
              <w:right w:val="nil"/>
            </w:tcBorders>
          </w:tcPr>
          <w:p w:rsidR="00087847" w:rsidRPr="00C82EC0" w:rsidRDefault="00087847" w:rsidP="00502097">
            <w:pPr>
              <w:rPr>
                <w:b/>
              </w:rPr>
            </w:pPr>
            <w:r w:rsidRPr="00C82EC0">
              <w:rPr>
                <w:rFonts w:hint="eastAsia"/>
                <w:b/>
              </w:rPr>
              <w:t>0</w:t>
            </w:r>
            <w:r w:rsidRPr="00C82EC0">
              <w:rPr>
                <w:b/>
              </w:rPr>
              <w:t>.059</w:t>
            </w:r>
          </w:p>
        </w:tc>
        <w:tc>
          <w:tcPr>
            <w:tcW w:w="1660" w:type="dxa"/>
            <w:tcBorders>
              <w:top w:val="nil"/>
              <w:left w:val="nil"/>
            </w:tcBorders>
          </w:tcPr>
          <w:p w:rsidR="00087847" w:rsidRPr="00C82EC0" w:rsidRDefault="00087847" w:rsidP="00502097">
            <w:pPr>
              <w:rPr>
                <w:b/>
              </w:rPr>
            </w:pPr>
            <w:r w:rsidRPr="00C82EC0">
              <w:rPr>
                <w:rFonts w:hint="eastAsia"/>
                <w:b/>
              </w:rPr>
              <w:t>0</w:t>
            </w:r>
            <w:r w:rsidRPr="00C82EC0">
              <w:rPr>
                <w:b/>
              </w:rPr>
              <w:t>.067</w:t>
            </w:r>
          </w:p>
        </w:tc>
      </w:tr>
    </w:tbl>
    <w:p w:rsidR="0031380B" w:rsidRPr="00352227" w:rsidRDefault="00B40C7F" w:rsidP="00502097">
      <w:pPr>
        <w:rPr>
          <w:b/>
        </w:rPr>
      </w:pPr>
      <w:r w:rsidRPr="00352227">
        <w:rPr>
          <w:rFonts w:hint="eastAsia"/>
          <w:b/>
        </w:rPr>
        <w:t>5</w:t>
      </w:r>
      <w:r w:rsidRPr="00352227">
        <w:rPr>
          <w:b/>
        </w:rPr>
        <w:t xml:space="preserve">.1 TuSimple </w:t>
      </w:r>
      <w:r w:rsidRPr="00352227">
        <w:rPr>
          <w:rFonts w:hint="eastAsia"/>
          <w:b/>
        </w:rPr>
        <w:t>车道</w:t>
      </w:r>
      <w:r w:rsidRPr="00352227">
        <w:rPr>
          <w:b/>
        </w:rPr>
        <w:t>标记挑战赛</w:t>
      </w:r>
    </w:p>
    <w:p w:rsidR="00B40C7F" w:rsidRDefault="00015137" w:rsidP="00015137">
      <w:pPr>
        <w:ind w:firstLineChars="200" w:firstLine="420"/>
      </w:pPr>
      <w:r w:rsidRPr="00015137">
        <w:rPr>
          <w:rFonts w:hint="eastAsia"/>
        </w:rPr>
        <w:t>在本节中，我们将</w:t>
      </w:r>
      <w:ins w:id="237" w:author="jmh081701" w:date="2019-01-04T23:04:00Z">
        <w:r w:rsidR="00AF1852">
          <w:rPr>
            <w:rFonts w:hint="eastAsia"/>
          </w:rPr>
          <w:t>展示</w:t>
        </w:r>
        <w:r w:rsidR="0093417A">
          <w:rPr>
            <w:rFonts w:hint="eastAsia"/>
          </w:rPr>
          <w:t>EL-GAN</w:t>
        </w:r>
        <w:r w:rsidR="00AF1852">
          <w:rPr>
            <w:rFonts w:hint="eastAsia"/>
          </w:rPr>
          <w:t>模型在</w:t>
        </w:r>
      </w:ins>
      <w:del w:id="238" w:author="jmh081701" w:date="2019-01-04T23:04:00Z">
        <w:r w:rsidRPr="00015137" w:rsidDel="00AF1852">
          <w:rPr>
            <w:rFonts w:hint="eastAsia"/>
          </w:rPr>
          <w:delText>报告</w:delText>
        </w:r>
      </w:del>
      <w:r w:rsidRPr="00015137">
        <w:t>TuSimple车道标记检测</w:t>
      </w:r>
      <w:ins w:id="239" w:author="jmh081701" w:date="2019-01-04T23:04:00Z">
        <w:r w:rsidR="00AF1852">
          <w:rPr>
            <w:rFonts w:hint="eastAsia"/>
          </w:rPr>
          <w:t>任务</w:t>
        </w:r>
      </w:ins>
      <w:del w:id="240" w:author="jmh081701" w:date="2019-01-04T23:04:00Z">
        <w:r w:rsidRPr="00015137" w:rsidDel="00AF1852">
          <w:delText>挑战</w:delText>
        </w:r>
      </w:del>
      <w:r w:rsidRPr="00015137">
        <w:t>的</w:t>
      </w:r>
      <w:ins w:id="241" w:author="jmh081701" w:date="2019-01-04T23:04:00Z">
        <w:r w:rsidR="00AF1852">
          <w:t>评测</w:t>
        </w:r>
      </w:ins>
      <w:r w:rsidRPr="00015137">
        <w:t>结果，并将其与</w:t>
      </w:r>
      <w:del w:id="242" w:author="jmh081701" w:date="2019-01-04T23:04:00Z">
        <w:r w:rsidRPr="00015137" w:rsidDel="00AF1852">
          <w:delText>我们的</w:delText>
        </w:r>
      </w:del>
      <w:r w:rsidRPr="00015137">
        <w:t>基线</w:t>
      </w:r>
      <w:ins w:id="243" w:author="jmh081701" w:date="2019-01-04T23:04:00Z">
        <w:r w:rsidR="00AF1852">
          <w:t>模型</w:t>
        </w:r>
      </w:ins>
      <w:r w:rsidRPr="00015137">
        <w:t>和最新技术进行比较。</w:t>
      </w:r>
    </w:p>
    <w:p w:rsidR="00015137" w:rsidRDefault="006835BE" w:rsidP="00015137">
      <w:pPr>
        <w:ind w:firstLineChars="200" w:firstLine="420"/>
      </w:pPr>
      <w:r w:rsidRPr="006835BE">
        <w:rPr>
          <w:rFonts w:hint="eastAsia"/>
        </w:rPr>
        <w:t>我们首先使用两种后处理方法评估</w:t>
      </w:r>
      <w:r w:rsidRPr="006835BE">
        <w:t>EL-GAN和</w:t>
      </w:r>
      <w:ins w:id="244" w:author="jmh081701" w:date="2019-01-04T23:05:00Z">
        <w:r w:rsidR="00D56549">
          <w:rPr>
            <w:rFonts w:hint="eastAsia"/>
          </w:rPr>
          <w:t>基线模型在</w:t>
        </w:r>
      </w:ins>
      <w:r w:rsidRPr="006835BE">
        <w:t>验证集上</w:t>
      </w:r>
      <w:ins w:id="245" w:author="jmh081701" w:date="2019-01-04T23:05:00Z">
        <w:r w:rsidR="00D56549">
          <w:t>性能</w:t>
        </w:r>
      </w:ins>
      <w:del w:id="246" w:author="jmh081701" w:date="2019-01-04T23:05:00Z">
        <w:r w:rsidRPr="006835BE" w:rsidDel="00D56549">
          <w:delText>的基线</w:delText>
        </w:r>
      </w:del>
      <w:r w:rsidRPr="006835BE">
        <w:t>。表1中的结果表明，基本的后</w:t>
      </w:r>
      <w:r w:rsidR="00FD15E7">
        <w:rPr>
          <w:rFonts w:hint="eastAsia"/>
        </w:rPr>
        <w:t>期</w:t>
      </w:r>
      <w:r w:rsidRPr="006835BE">
        <w:t>处理方法不适合基线模型，而改进的</w:t>
      </w:r>
      <w:r>
        <w:rPr>
          <w:rFonts w:hint="eastAsia"/>
        </w:rPr>
        <w:t>basic</w:t>
      </w:r>
      <w:r w:rsidRPr="006835BE">
        <w:t>++方法表现更好。尽管如此，EL-GAN仍然优于基线，特别是采用最</w:t>
      </w:r>
      <w:r w:rsidR="00FD15E7">
        <w:rPr>
          <w:rFonts w:hint="eastAsia"/>
        </w:rPr>
        <w:t>简单</w:t>
      </w:r>
      <w:r w:rsidRPr="006835BE">
        <w:t>的后</w:t>
      </w:r>
      <w:r w:rsidR="00FD15E7">
        <w:rPr>
          <w:rFonts w:hint="eastAsia"/>
        </w:rPr>
        <w:t>期</w:t>
      </w:r>
      <w:r w:rsidRPr="006835BE">
        <w:t>处理方法。</w:t>
      </w:r>
    </w:p>
    <w:p w:rsidR="0064349A" w:rsidRDefault="0064349A" w:rsidP="00015137">
      <w:pPr>
        <w:ind w:firstLineChars="200" w:firstLine="420"/>
      </w:pPr>
      <w:del w:id="247" w:author="jmh081701" w:date="2019-01-04T23:13:00Z">
        <w:r w:rsidRPr="0064349A" w:rsidDel="00BD2615">
          <w:rPr>
            <w:rFonts w:hint="eastAsia"/>
          </w:rPr>
          <w:delText>验证集上的一些结果如图4所示，</w:delText>
        </w:r>
      </w:del>
      <w:ins w:id="248" w:author="jmh081701" w:date="2019-01-04T23:13:00Z">
        <w:r w:rsidR="00BD2615">
          <w:rPr>
            <w:rFonts w:hint="eastAsia"/>
          </w:rPr>
          <w:t>从图4可以看出</w:t>
        </w:r>
      </w:ins>
      <w:del w:id="249" w:author="jmh081701" w:date="2019-01-04T23:11:00Z">
        <w:r w:rsidRPr="0064349A" w:rsidDel="00BD2615">
          <w:rPr>
            <w:rFonts w:hint="eastAsia"/>
          </w:rPr>
          <w:delText>它使用</w:delText>
        </w:r>
        <w:r w:rsidDel="00BD2615">
          <w:rPr>
            <w:rFonts w:hint="eastAsia"/>
          </w:rPr>
          <w:delText>basic</w:delText>
        </w:r>
        <w:r w:rsidRPr="0064349A" w:rsidDel="00BD2615">
          <w:rPr>
            <w:rFonts w:hint="eastAsia"/>
          </w:rPr>
          <w:delText>++方法比较两种方法的</w:delText>
        </w:r>
      </w:del>
      <w:ins w:id="250" w:author="jmh081701" w:date="2019-01-04T23:13:00Z">
        <w:r w:rsidR="00BD2615">
          <w:rPr>
            <w:rFonts w:hint="eastAsia"/>
          </w:rPr>
          <w:t>两种模型在验证集中原始</w:t>
        </w:r>
      </w:ins>
      <w:del w:id="251" w:author="jmh081701" w:date="2019-01-04T23:12:00Z">
        <w:r w:rsidRPr="0064349A" w:rsidDel="00BD2615">
          <w:delText>原始</w:delText>
        </w:r>
      </w:del>
      <w:r w:rsidRPr="0064349A">
        <w:t>预测图和后处理结果</w:t>
      </w:r>
      <w:ins w:id="252" w:author="jmh081701" w:date="2019-01-04T23:13:00Z">
        <w:r w:rsidR="00BD2615">
          <w:t>上的差异</w:t>
        </w:r>
      </w:ins>
      <w:r w:rsidRPr="0064349A">
        <w:t>。很明显，EL-GAN</w:t>
      </w:r>
      <w:r w:rsidR="00E05A06">
        <w:t>产生</w:t>
      </w:r>
      <w:ins w:id="253" w:author="jmh081701" w:date="2019-01-04T23:14:00Z">
        <w:r w:rsidR="004922AF">
          <w:t>的细</w:t>
        </w:r>
        <w:r w:rsidR="004922AF">
          <w:rPr>
            <w:rFonts w:hint="eastAsia"/>
          </w:rPr>
          <w:t>线条</w:t>
        </w:r>
      </w:ins>
      <w:del w:id="254" w:author="jmh081701" w:date="2019-01-04T23:14:00Z">
        <w:r w:rsidR="00E05A06" w:rsidDel="004922AF">
          <w:delText>相当薄的和</w:delText>
        </w:r>
      </w:del>
      <w:r w:rsidR="00E05A06">
        <w:t>更像</w:t>
      </w:r>
      <w:ins w:id="255" w:author="jmh081701" w:date="2019-01-04T23:14:00Z">
        <w:r w:rsidR="004922AF">
          <w:t>真实</w:t>
        </w:r>
      </w:ins>
      <w:r w:rsidR="00E05A06">
        <w:t>标签</w:t>
      </w:r>
      <w:del w:id="256" w:author="jmh081701" w:date="2019-01-04T23:14:00Z">
        <w:r w:rsidR="00E05A06" w:rsidDel="004922AF">
          <w:delText>的输出</w:delText>
        </w:r>
      </w:del>
      <w:r w:rsidR="00E05A06">
        <w:t>，</w:t>
      </w:r>
      <w:ins w:id="257" w:author="jmh081701" w:date="2019-01-04T23:14:00Z">
        <w:r w:rsidR="004922AF">
          <w:t>它的</w:t>
        </w:r>
      </w:ins>
      <w:r w:rsidR="00E05A06">
        <w:t>噪</w:t>
      </w:r>
      <w:r w:rsidR="00E05A06">
        <w:rPr>
          <w:rFonts w:hint="eastAsia"/>
        </w:rPr>
        <w:t>声</w:t>
      </w:r>
      <w:r w:rsidRPr="0064349A">
        <w:t>更小，</w:t>
      </w:r>
      <w:del w:id="258" w:author="jmh081701" w:date="2019-01-04T23:14:00Z">
        <w:r w:rsidRPr="0064349A" w:rsidDel="004922AF">
          <w:delText>使得</w:delText>
        </w:r>
      </w:del>
      <w:r w:rsidRPr="0064349A">
        <w:t>后</w:t>
      </w:r>
      <w:r w:rsidR="00FD15E7">
        <w:rPr>
          <w:rFonts w:hint="eastAsia"/>
        </w:rPr>
        <w:t>期</w:t>
      </w:r>
      <w:r w:rsidRPr="0064349A">
        <w:t>处理更容易。</w:t>
      </w:r>
    </w:p>
    <w:p w:rsidR="00B40C7F" w:rsidRDefault="001D47E2" w:rsidP="001D47E2">
      <w:pPr>
        <w:jc w:val="center"/>
      </w:pPr>
      <w:r w:rsidRPr="001D47E2">
        <w:rPr>
          <w:rFonts w:hint="eastAsia"/>
        </w:rPr>
        <w:t>表</w:t>
      </w:r>
      <w:r w:rsidRPr="001D47E2">
        <w:t>2：截至2018年3月14日的TuSimple车道标记挑战排行榜（测试集）</w:t>
      </w:r>
    </w:p>
    <w:tbl>
      <w:tblPr>
        <w:tblStyle w:val="a7"/>
        <w:tblW w:w="0" w:type="auto"/>
        <w:tblLook w:val="04A0"/>
      </w:tblPr>
      <w:tblGrid>
        <w:gridCol w:w="703"/>
        <w:gridCol w:w="1849"/>
        <w:gridCol w:w="1843"/>
        <w:gridCol w:w="1134"/>
        <w:gridCol w:w="1134"/>
        <w:gridCol w:w="850"/>
        <w:gridCol w:w="850"/>
      </w:tblGrid>
      <w:tr w:rsidR="001D47E2" w:rsidTr="001D47E2">
        <w:tc>
          <w:tcPr>
            <w:tcW w:w="703" w:type="dxa"/>
            <w:tcBorders>
              <w:left w:val="nil"/>
              <w:bottom w:val="single" w:sz="4" w:space="0" w:color="auto"/>
            </w:tcBorders>
          </w:tcPr>
          <w:p w:rsidR="000754B0" w:rsidRDefault="001D47E2" w:rsidP="00502097">
            <w:r>
              <w:rPr>
                <w:rFonts w:hint="eastAsia"/>
              </w:rPr>
              <w:t>等级</w:t>
            </w:r>
          </w:p>
        </w:tc>
        <w:tc>
          <w:tcPr>
            <w:tcW w:w="1849" w:type="dxa"/>
            <w:tcBorders>
              <w:bottom w:val="single" w:sz="4" w:space="0" w:color="auto"/>
              <w:right w:val="nil"/>
            </w:tcBorders>
          </w:tcPr>
          <w:p w:rsidR="000754B0" w:rsidRDefault="001D47E2" w:rsidP="00502097">
            <w:r>
              <w:rPr>
                <w:rFonts w:hint="eastAsia"/>
              </w:rPr>
              <w:t>方法</w:t>
            </w:r>
          </w:p>
        </w:tc>
        <w:tc>
          <w:tcPr>
            <w:tcW w:w="1843" w:type="dxa"/>
            <w:tcBorders>
              <w:left w:val="nil"/>
              <w:bottom w:val="single" w:sz="4" w:space="0" w:color="auto"/>
              <w:right w:val="nil"/>
            </w:tcBorders>
          </w:tcPr>
          <w:p w:rsidR="000754B0" w:rsidRDefault="001D47E2" w:rsidP="00502097">
            <w:r>
              <w:rPr>
                <w:rFonts w:hint="eastAsia"/>
              </w:rPr>
              <w:t>标记名</w:t>
            </w:r>
          </w:p>
        </w:tc>
        <w:tc>
          <w:tcPr>
            <w:tcW w:w="1134" w:type="dxa"/>
            <w:tcBorders>
              <w:left w:val="nil"/>
              <w:bottom w:val="single" w:sz="4" w:space="0" w:color="auto"/>
            </w:tcBorders>
          </w:tcPr>
          <w:p w:rsidR="000754B0" w:rsidRDefault="001D47E2" w:rsidP="00502097">
            <w:r>
              <w:rPr>
                <w:rFonts w:hint="eastAsia"/>
              </w:rPr>
              <w:t>额外数据</w:t>
            </w:r>
          </w:p>
        </w:tc>
        <w:tc>
          <w:tcPr>
            <w:tcW w:w="1134" w:type="dxa"/>
            <w:tcBorders>
              <w:bottom w:val="single" w:sz="4" w:space="0" w:color="auto"/>
              <w:right w:val="nil"/>
            </w:tcBorders>
          </w:tcPr>
          <w:p w:rsidR="000754B0" w:rsidRDefault="001D47E2" w:rsidP="00502097">
            <w:r>
              <w:rPr>
                <w:rFonts w:hint="eastAsia"/>
              </w:rPr>
              <w:t>准确率</w:t>
            </w:r>
          </w:p>
        </w:tc>
        <w:tc>
          <w:tcPr>
            <w:tcW w:w="850" w:type="dxa"/>
            <w:tcBorders>
              <w:left w:val="nil"/>
              <w:bottom w:val="single" w:sz="4" w:space="0" w:color="auto"/>
              <w:right w:val="nil"/>
            </w:tcBorders>
          </w:tcPr>
          <w:p w:rsidR="000754B0" w:rsidRDefault="001D47E2" w:rsidP="00502097">
            <w:r>
              <w:rPr>
                <w:rFonts w:hint="eastAsia"/>
              </w:rPr>
              <w:t>F</w:t>
            </w:r>
            <w:r>
              <w:t>P</w:t>
            </w:r>
          </w:p>
        </w:tc>
        <w:tc>
          <w:tcPr>
            <w:tcW w:w="788" w:type="dxa"/>
            <w:tcBorders>
              <w:left w:val="nil"/>
              <w:bottom w:val="single" w:sz="4" w:space="0" w:color="auto"/>
              <w:right w:val="nil"/>
            </w:tcBorders>
          </w:tcPr>
          <w:p w:rsidR="000754B0" w:rsidRDefault="001D47E2" w:rsidP="00502097">
            <w:r>
              <w:rPr>
                <w:rFonts w:hint="eastAsia"/>
              </w:rPr>
              <w:t>F</w:t>
            </w:r>
            <w:r>
              <w:t>N</w:t>
            </w:r>
          </w:p>
        </w:tc>
      </w:tr>
      <w:tr w:rsidR="001D47E2" w:rsidTr="001D47E2">
        <w:tc>
          <w:tcPr>
            <w:tcW w:w="703" w:type="dxa"/>
            <w:tcBorders>
              <w:left w:val="nil"/>
              <w:bottom w:val="nil"/>
            </w:tcBorders>
          </w:tcPr>
          <w:p w:rsidR="000754B0" w:rsidRDefault="001D47E2" w:rsidP="00502097">
            <w:r>
              <w:rPr>
                <w:rFonts w:hint="eastAsia"/>
              </w:rPr>
              <w:t>#</w:t>
            </w:r>
            <w:r>
              <w:t>1</w:t>
            </w:r>
          </w:p>
        </w:tc>
        <w:tc>
          <w:tcPr>
            <w:tcW w:w="1849" w:type="dxa"/>
            <w:tcBorders>
              <w:bottom w:val="nil"/>
              <w:right w:val="nil"/>
            </w:tcBorders>
          </w:tcPr>
          <w:p w:rsidR="000754B0" w:rsidRDefault="001D47E2" w:rsidP="00502097">
            <w:r>
              <w:rPr>
                <w:rFonts w:hint="eastAsia"/>
              </w:rPr>
              <w:t>U</w:t>
            </w:r>
            <w:r>
              <w:t>npublished</w:t>
            </w:r>
          </w:p>
        </w:tc>
        <w:tc>
          <w:tcPr>
            <w:tcW w:w="1843" w:type="dxa"/>
            <w:tcBorders>
              <w:left w:val="nil"/>
              <w:bottom w:val="nil"/>
              <w:right w:val="nil"/>
            </w:tcBorders>
          </w:tcPr>
          <w:p w:rsidR="000754B0" w:rsidRDefault="001D47E2" w:rsidP="00502097">
            <w:r>
              <w:t>Leonardoli</w:t>
            </w:r>
          </w:p>
        </w:tc>
        <w:tc>
          <w:tcPr>
            <w:tcW w:w="1134" w:type="dxa"/>
            <w:tcBorders>
              <w:left w:val="nil"/>
              <w:bottom w:val="nil"/>
            </w:tcBorders>
          </w:tcPr>
          <w:p w:rsidR="000754B0" w:rsidRDefault="001D47E2" w:rsidP="00502097">
            <w:r>
              <w:rPr>
                <w:rFonts w:hint="eastAsia"/>
              </w:rPr>
              <w:t>?</w:t>
            </w:r>
          </w:p>
        </w:tc>
        <w:tc>
          <w:tcPr>
            <w:tcW w:w="1134" w:type="dxa"/>
            <w:tcBorders>
              <w:bottom w:val="nil"/>
              <w:right w:val="nil"/>
            </w:tcBorders>
          </w:tcPr>
          <w:p w:rsidR="000754B0" w:rsidRPr="005A70DE" w:rsidRDefault="001D47E2" w:rsidP="00502097">
            <w:pPr>
              <w:rPr>
                <w:b/>
              </w:rPr>
            </w:pPr>
            <w:r w:rsidRPr="005A70DE">
              <w:rPr>
                <w:rFonts w:hint="eastAsia"/>
                <w:b/>
              </w:rPr>
              <w:t>9</w:t>
            </w:r>
            <w:r w:rsidRPr="005A70DE">
              <w:rPr>
                <w:b/>
              </w:rPr>
              <w:t>6.87</w:t>
            </w:r>
          </w:p>
        </w:tc>
        <w:tc>
          <w:tcPr>
            <w:tcW w:w="850" w:type="dxa"/>
            <w:tcBorders>
              <w:left w:val="nil"/>
              <w:bottom w:val="nil"/>
              <w:right w:val="nil"/>
            </w:tcBorders>
          </w:tcPr>
          <w:p w:rsidR="000754B0" w:rsidRDefault="001D47E2" w:rsidP="00502097">
            <w:r>
              <w:rPr>
                <w:rFonts w:hint="eastAsia"/>
              </w:rPr>
              <w:t>0</w:t>
            </w:r>
            <w:r>
              <w:t>.0442</w:t>
            </w:r>
          </w:p>
        </w:tc>
        <w:tc>
          <w:tcPr>
            <w:tcW w:w="788" w:type="dxa"/>
            <w:tcBorders>
              <w:left w:val="nil"/>
              <w:bottom w:val="nil"/>
              <w:right w:val="nil"/>
            </w:tcBorders>
          </w:tcPr>
          <w:p w:rsidR="000754B0" w:rsidRDefault="005A70DE" w:rsidP="00502097">
            <w:r>
              <w:rPr>
                <w:rFonts w:hint="eastAsia"/>
              </w:rPr>
              <w:t>0</w:t>
            </w:r>
            <w:r>
              <w:t>.0197</w:t>
            </w:r>
          </w:p>
        </w:tc>
      </w:tr>
      <w:tr w:rsidR="001D47E2" w:rsidTr="001D47E2">
        <w:tc>
          <w:tcPr>
            <w:tcW w:w="703" w:type="dxa"/>
            <w:tcBorders>
              <w:top w:val="nil"/>
              <w:left w:val="nil"/>
              <w:bottom w:val="nil"/>
            </w:tcBorders>
          </w:tcPr>
          <w:p w:rsidR="000754B0" w:rsidRDefault="001D47E2" w:rsidP="00502097">
            <w:r>
              <w:rPr>
                <w:rFonts w:hint="eastAsia"/>
              </w:rPr>
              <w:t>#</w:t>
            </w:r>
            <w:r>
              <w:t>2</w:t>
            </w:r>
          </w:p>
        </w:tc>
        <w:tc>
          <w:tcPr>
            <w:tcW w:w="1849" w:type="dxa"/>
            <w:tcBorders>
              <w:top w:val="nil"/>
              <w:bottom w:val="nil"/>
              <w:right w:val="nil"/>
            </w:tcBorders>
          </w:tcPr>
          <w:p w:rsidR="000754B0" w:rsidRDefault="001D47E2" w:rsidP="00502097">
            <w:r>
              <w:rPr>
                <w:rFonts w:hint="eastAsia"/>
              </w:rPr>
              <w:t>P</w:t>
            </w:r>
            <w:r>
              <w:t>an et al.[3]</w:t>
            </w:r>
          </w:p>
        </w:tc>
        <w:tc>
          <w:tcPr>
            <w:tcW w:w="1843" w:type="dxa"/>
            <w:tcBorders>
              <w:top w:val="nil"/>
              <w:left w:val="nil"/>
              <w:bottom w:val="nil"/>
              <w:right w:val="nil"/>
            </w:tcBorders>
          </w:tcPr>
          <w:p w:rsidR="000754B0" w:rsidRDefault="001D47E2" w:rsidP="00502097">
            <w:r>
              <w:rPr>
                <w:rFonts w:hint="eastAsia"/>
              </w:rPr>
              <w:t>X</w:t>
            </w:r>
            <w:r>
              <w:t>ingangPan</w:t>
            </w:r>
          </w:p>
        </w:tc>
        <w:tc>
          <w:tcPr>
            <w:tcW w:w="1134" w:type="dxa"/>
            <w:tcBorders>
              <w:top w:val="nil"/>
              <w:left w:val="nil"/>
              <w:bottom w:val="nil"/>
            </w:tcBorders>
          </w:tcPr>
          <w:p w:rsidR="000754B0" w:rsidRDefault="001D47E2" w:rsidP="00502097">
            <w:r>
              <w:rPr>
                <w:rFonts w:hint="eastAsia"/>
              </w:rPr>
              <w:t>Y</w:t>
            </w:r>
            <w:r>
              <w:t>es</w:t>
            </w:r>
          </w:p>
        </w:tc>
        <w:tc>
          <w:tcPr>
            <w:tcW w:w="1134" w:type="dxa"/>
            <w:tcBorders>
              <w:top w:val="nil"/>
              <w:bottom w:val="nil"/>
              <w:right w:val="nil"/>
            </w:tcBorders>
          </w:tcPr>
          <w:p w:rsidR="000754B0" w:rsidRDefault="001D47E2" w:rsidP="00502097">
            <w:r>
              <w:rPr>
                <w:rFonts w:hint="eastAsia"/>
              </w:rPr>
              <w:t>9</w:t>
            </w:r>
            <w:r>
              <w:t>6.53</w:t>
            </w:r>
          </w:p>
        </w:tc>
        <w:tc>
          <w:tcPr>
            <w:tcW w:w="850" w:type="dxa"/>
            <w:tcBorders>
              <w:top w:val="nil"/>
              <w:left w:val="nil"/>
              <w:bottom w:val="nil"/>
              <w:right w:val="nil"/>
            </w:tcBorders>
          </w:tcPr>
          <w:p w:rsidR="000754B0" w:rsidRDefault="001D47E2" w:rsidP="00502097">
            <w:r>
              <w:rPr>
                <w:rFonts w:hint="eastAsia"/>
              </w:rPr>
              <w:t>0</w:t>
            </w:r>
            <w:r>
              <w:t>.0617</w:t>
            </w:r>
          </w:p>
        </w:tc>
        <w:tc>
          <w:tcPr>
            <w:tcW w:w="788" w:type="dxa"/>
            <w:tcBorders>
              <w:top w:val="nil"/>
              <w:left w:val="nil"/>
              <w:bottom w:val="nil"/>
              <w:right w:val="nil"/>
            </w:tcBorders>
          </w:tcPr>
          <w:p w:rsidR="000754B0" w:rsidRPr="005A70DE" w:rsidRDefault="005A70DE" w:rsidP="00502097">
            <w:pPr>
              <w:rPr>
                <w:b/>
              </w:rPr>
            </w:pPr>
            <w:r w:rsidRPr="005A70DE">
              <w:rPr>
                <w:rFonts w:hint="eastAsia"/>
                <w:b/>
              </w:rPr>
              <w:t>0</w:t>
            </w:r>
            <w:r w:rsidRPr="005A70DE">
              <w:rPr>
                <w:b/>
              </w:rPr>
              <w:t>.0180</w:t>
            </w:r>
          </w:p>
        </w:tc>
      </w:tr>
      <w:tr w:rsidR="001D47E2" w:rsidTr="001D47E2">
        <w:tc>
          <w:tcPr>
            <w:tcW w:w="703" w:type="dxa"/>
            <w:tcBorders>
              <w:top w:val="nil"/>
              <w:left w:val="nil"/>
              <w:bottom w:val="nil"/>
            </w:tcBorders>
          </w:tcPr>
          <w:p w:rsidR="000754B0" w:rsidRDefault="001D47E2" w:rsidP="00502097">
            <w:r>
              <w:rPr>
                <w:rFonts w:hint="eastAsia"/>
              </w:rPr>
              <w:lastRenderedPageBreak/>
              <w:t>#</w:t>
            </w:r>
            <w:r>
              <w:t>3</w:t>
            </w:r>
          </w:p>
        </w:tc>
        <w:tc>
          <w:tcPr>
            <w:tcW w:w="1849" w:type="dxa"/>
            <w:tcBorders>
              <w:top w:val="nil"/>
              <w:bottom w:val="nil"/>
              <w:right w:val="nil"/>
            </w:tcBorders>
          </w:tcPr>
          <w:p w:rsidR="000754B0" w:rsidRDefault="001D47E2" w:rsidP="00502097">
            <w:r>
              <w:rPr>
                <w:rFonts w:hint="eastAsia"/>
              </w:rPr>
              <w:t>Unpublished</w:t>
            </w:r>
          </w:p>
        </w:tc>
        <w:tc>
          <w:tcPr>
            <w:tcW w:w="1843" w:type="dxa"/>
            <w:tcBorders>
              <w:top w:val="nil"/>
              <w:left w:val="nil"/>
              <w:bottom w:val="nil"/>
              <w:right w:val="nil"/>
            </w:tcBorders>
          </w:tcPr>
          <w:p w:rsidR="000754B0" w:rsidRDefault="001D47E2" w:rsidP="00502097">
            <w:r>
              <w:t>Aslarry</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6.50</w:t>
            </w:r>
          </w:p>
        </w:tc>
        <w:tc>
          <w:tcPr>
            <w:tcW w:w="850" w:type="dxa"/>
            <w:tcBorders>
              <w:top w:val="nil"/>
              <w:left w:val="nil"/>
              <w:bottom w:val="nil"/>
              <w:right w:val="nil"/>
            </w:tcBorders>
          </w:tcPr>
          <w:p w:rsidR="000754B0" w:rsidRDefault="005A70DE" w:rsidP="00502097">
            <w:r>
              <w:rPr>
                <w:rFonts w:hint="eastAsia"/>
              </w:rPr>
              <w:t>0</w:t>
            </w:r>
            <w:r>
              <w:t>.0851</w:t>
            </w:r>
          </w:p>
        </w:tc>
        <w:tc>
          <w:tcPr>
            <w:tcW w:w="788" w:type="dxa"/>
            <w:tcBorders>
              <w:top w:val="nil"/>
              <w:left w:val="nil"/>
              <w:bottom w:val="nil"/>
              <w:right w:val="nil"/>
            </w:tcBorders>
          </w:tcPr>
          <w:p w:rsidR="000754B0" w:rsidRDefault="005A70DE" w:rsidP="00502097">
            <w:r>
              <w:rPr>
                <w:rFonts w:hint="eastAsia"/>
              </w:rPr>
              <w:t>0</w:t>
            </w:r>
            <w:r>
              <w:t>.0269</w:t>
            </w:r>
          </w:p>
        </w:tc>
      </w:tr>
      <w:tr w:rsidR="001D47E2" w:rsidTr="001D47E2">
        <w:tc>
          <w:tcPr>
            <w:tcW w:w="703" w:type="dxa"/>
            <w:tcBorders>
              <w:top w:val="nil"/>
              <w:left w:val="nil"/>
              <w:bottom w:val="nil"/>
            </w:tcBorders>
          </w:tcPr>
          <w:p w:rsidR="000754B0" w:rsidRDefault="001D47E2" w:rsidP="00502097">
            <w:r>
              <w:rPr>
                <w:rFonts w:hint="eastAsia"/>
              </w:rPr>
              <w:t>#</w:t>
            </w:r>
            <w:r>
              <w:t>5</w:t>
            </w:r>
          </w:p>
        </w:tc>
        <w:tc>
          <w:tcPr>
            <w:tcW w:w="1849" w:type="dxa"/>
            <w:tcBorders>
              <w:top w:val="nil"/>
              <w:bottom w:val="nil"/>
              <w:right w:val="nil"/>
            </w:tcBorders>
          </w:tcPr>
          <w:p w:rsidR="000754B0" w:rsidRDefault="001D47E2" w:rsidP="00502097">
            <w:r>
              <w:rPr>
                <w:rFonts w:hint="eastAsia"/>
              </w:rPr>
              <w:t>N</w:t>
            </w:r>
            <w:r>
              <w:t>even et al.[2]</w:t>
            </w:r>
          </w:p>
        </w:tc>
        <w:tc>
          <w:tcPr>
            <w:tcW w:w="1843" w:type="dxa"/>
            <w:tcBorders>
              <w:top w:val="nil"/>
              <w:left w:val="nil"/>
              <w:bottom w:val="nil"/>
              <w:right w:val="nil"/>
            </w:tcBorders>
          </w:tcPr>
          <w:p w:rsidR="000754B0" w:rsidRDefault="001D47E2" w:rsidP="00502097">
            <w:r>
              <w:rPr>
                <w:rFonts w:hint="eastAsia"/>
              </w:rPr>
              <w:t>D</w:t>
            </w:r>
            <w:r>
              <w:t>avyNeven</w:t>
            </w:r>
          </w:p>
        </w:tc>
        <w:tc>
          <w:tcPr>
            <w:tcW w:w="1134" w:type="dxa"/>
            <w:tcBorders>
              <w:top w:val="nil"/>
              <w:left w:val="nil"/>
              <w:bottom w:val="nil"/>
            </w:tcBorders>
          </w:tcPr>
          <w:p w:rsidR="000754B0" w:rsidRDefault="001D47E2" w:rsidP="00502097">
            <w:r>
              <w:rPr>
                <w:rFonts w:hint="eastAsia"/>
              </w:rPr>
              <w:t>N</w:t>
            </w:r>
            <w:r>
              <w:t>o</w:t>
            </w:r>
          </w:p>
        </w:tc>
        <w:tc>
          <w:tcPr>
            <w:tcW w:w="1134" w:type="dxa"/>
            <w:tcBorders>
              <w:top w:val="nil"/>
              <w:bottom w:val="nil"/>
              <w:right w:val="nil"/>
            </w:tcBorders>
          </w:tcPr>
          <w:p w:rsidR="000754B0" w:rsidRDefault="001D47E2" w:rsidP="00502097">
            <w:r>
              <w:rPr>
                <w:rFonts w:hint="eastAsia"/>
              </w:rPr>
              <w:t>9</w:t>
            </w:r>
            <w:r>
              <w:t>6.38</w:t>
            </w:r>
          </w:p>
        </w:tc>
        <w:tc>
          <w:tcPr>
            <w:tcW w:w="850" w:type="dxa"/>
            <w:tcBorders>
              <w:top w:val="nil"/>
              <w:left w:val="nil"/>
              <w:bottom w:val="nil"/>
              <w:right w:val="nil"/>
            </w:tcBorders>
          </w:tcPr>
          <w:p w:rsidR="000754B0" w:rsidRDefault="005A70DE" w:rsidP="00502097">
            <w:r>
              <w:rPr>
                <w:rFonts w:hint="eastAsia"/>
              </w:rPr>
              <w:t>0</w:t>
            </w:r>
            <w:r>
              <w:t>.0780</w:t>
            </w:r>
          </w:p>
        </w:tc>
        <w:tc>
          <w:tcPr>
            <w:tcW w:w="788" w:type="dxa"/>
            <w:tcBorders>
              <w:top w:val="nil"/>
              <w:left w:val="nil"/>
              <w:bottom w:val="nil"/>
              <w:right w:val="nil"/>
            </w:tcBorders>
          </w:tcPr>
          <w:p w:rsidR="000754B0" w:rsidRDefault="005A70DE" w:rsidP="00502097">
            <w:r>
              <w:rPr>
                <w:rFonts w:hint="eastAsia"/>
              </w:rPr>
              <w:t>0</w:t>
            </w:r>
            <w:r>
              <w:t>.0244</w:t>
            </w:r>
          </w:p>
        </w:tc>
      </w:tr>
      <w:tr w:rsidR="001D47E2" w:rsidTr="001D47E2">
        <w:tc>
          <w:tcPr>
            <w:tcW w:w="703" w:type="dxa"/>
            <w:tcBorders>
              <w:top w:val="nil"/>
              <w:left w:val="nil"/>
              <w:bottom w:val="nil"/>
            </w:tcBorders>
          </w:tcPr>
          <w:p w:rsidR="000754B0" w:rsidRDefault="001D47E2" w:rsidP="00502097">
            <w:r>
              <w:rPr>
                <w:rFonts w:hint="eastAsia"/>
              </w:rPr>
              <w:t>#</w:t>
            </w:r>
            <w:r>
              <w:t>6</w:t>
            </w:r>
          </w:p>
        </w:tc>
        <w:tc>
          <w:tcPr>
            <w:tcW w:w="1849" w:type="dxa"/>
            <w:tcBorders>
              <w:top w:val="nil"/>
              <w:bottom w:val="nil"/>
              <w:right w:val="nil"/>
            </w:tcBorders>
          </w:tcPr>
          <w:p w:rsidR="000754B0" w:rsidRDefault="001D47E2" w:rsidP="00502097">
            <w:r>
              <w:rPr>
                <w:rFonts w:hint="eastAsia"/>
              </w:rPr>
              <w:t>U</w:t>
            </w:r>
            <w:r>
              <w:t>npublished</w:t>
            </w:r>
          </w:p>
        </w:tc>
        <w:tc>
          <w:tcPr>
            <w:tcW w:w="1843" w:type="dxa"/>
            <w:tcBorders>
              <w:top w:val="nil"/>
              <w:left w:val="nil"/>
              <w:bottom w:val="nil"/>
              <w:right w:val="nil"/>
            </w:tcBorders>
          </w:tcPr>
          <w:p w:rsidR="000754B0" w:rsidRDefault="001D47E2" w:rsidP="00502097">
            <w:r>
              <w:t>Li</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6.15</w:t>
            </w:r>
          </w:p>
        </w:tc>
        <w:tc>
          <w:tcPr>
            <w:tcW w:w="850" w:type="dxa"/>
            <w:tcBorders>
              <w:top w:val="nil"/>
              <w:left w:val="nil"/>
              <w:bottom w:val="nil"/>
              <w:right w:val="nil"/>
            </w:tcBorders>
          </w:tcPr>
          <w:p w:rsidR="000754B0" w:rsidRDefault="005A70DE" w:rsidP="00502097">
            <w:r>
              <w:rPr>
                <w:rFonts w:hint="eastAsia"/>
              </w:rPr>
              <w:t>0</w:t>
            </w:r>
            <w:r>
              <w:t>.1888</w:t>
            </w:r>
          </w:p>
        </w:tc>
        <w:tc>
          <w:tcPr>
            <w:tcW w:w="788" w:type="dxa"/>
            <w:tcBorders>
              <w:top w:val="nil"/>
              <w:left w:val="nil"/>
              <w:bottom w:val="nil"/>
              <w:right w:val="nil"/>
            </w:tcBorders>
          </w:tcPr>
          <w:p w:rsidR="000754B0" w:rsidRDefault="005A70DE" w:rsidP="00502097">
            <w:r>
              <w:rPr>
                <w:rFonts w:hint="eastAsia"/>
              </w:rPr>
              <w:t>0</w:t>
            </w:r>
            <w:r>
              <w:t>.0365</w:t>
            </w:r>
          </w:p>
        </w:tc>
      </w:tr>
      <w:tr w:rsidR="001D47E2" w:rsidTr="001D47E2">
        <w:tc>
          <w:tcPr>
            <w:tcW w:w="703" w:type="dxa"/>
            <w:tcBorders>
              <w:left w:val="nil"/>
              <w:bottom w:val="nil"/>
            </w:tcBorders>
          </w:tcPr>
          <w:p w:rsidR="000754B0" w:rsidRDefault="001D47E2" w:rsidP="00502097">
            <w:r>
              <w:rPr>
                <w:rFonts w:hint="eastAsia"/>
              </w:rPr>
              <w:t>#</w:t>
            </w:r>
            <w:r>
              <w:t>14</w:t>
            </w:r>
          </w:p>
        </w:tc>
        <w:tc>
          <w:tcPr>
            <w:tcW w:w="1849" w:type="dxa"/>
            <w:tcBorders>
              <w:bottom w:val="nil"/>
              <w:right w:val="nil"/>
            </w:tcBorders>
          </w:tcPr>
          <w:p w:rsidR="000754B0" w:rsidRDefault="001D47E2" w:rsidP="00502097">
            <w:r>
              <w:rPr>
                <w:rFonts w:hint="eastAsia"/>
              </w:rPr>
              <w:t>B</w:t>
            </w:r>
            <w:r>
              <w:t>aseline(no GAN)</w:t>
            </w:r>
          </w:p>
        </w:tc>
        <w:tc>
          <w:tcPr>
            <w:tcW w:w="1843" w:type="dxa"/>
            <w:tcBorders>
              <w:left w:val="nil"/>
              <w:bottom w:val="nil"/>
              <w:right w:val="nil"/>
            </w:tcBorders>
          </w:tcPr>
          <w:p w:rsidR="000754B0" w:rsidRDefault="001D47E2" w:rsidP="00502097">
            <w:r>
              <w:rPr>
                <w:rFonts w:hint="eastAsia"/>
              </w:rPr>
              <w:t>N</w:t>
            </w:r>
            <w:r>
              <w:t>/A</w:t>
            </w:r>
          </w:p>
        </w:tc>
        <w:tc>
          <w:tcPr>
            <w:tcW w:w="1134" w:type="dxa"/>
            <w:tcBorders>
              <w:left w:val="nil"/>
              <w:bottom w:val="nil"/>
            </w:tcBorders>
          </w:tcPr>
          <w:p w:rsidR="000754B0" w:rsidRDefault="001D47E2" w:rsidP="00502097">
            <w:r>
              <w:rPr>
                <w:rFonts w:hint="eastAsia"/>
              </w:rPr>
              <w:t>N</w:t>
            </w:r>
            <w:r>
              <w:t>o</w:t>
            </w:r>
          </w:p>
        </w:tc>
        <w:tc>
          <w:tcPr>
            <w:tcW w:w="1134" w:type="dxa"/>
            <w:tcBorders>
              <w:bottom w:val="nil"/>
              <w:right w:val="nil"/>
            </w:tcBorders>
          </w:tcPr>
          <w:p w:rsidR="000754B0" w:rsidRDefault="001D47E2" w:rsidP="00502097">
            <w:r>
              <w:rPr>
                <w:rFonts w:hint="eastAsia"/>
              </w:rPr>
              <w:t>9</w:t>
            </w:r>
            <w:r>
              <w:t>4.54</w:t>
            </w:r>
          </w:p>
        </w:tc>
        <w:tc>
          <w:tcPr>
            <w:tcW w:w="850" w:type="dxa"/>
            <w:tcBorders>
              <w:left w:val="nil"/>
              <w:bottom w:val="nil"/>
              <w:right w:val="nil"/>
            </w:tcBorders>
          </w:tcPr>
          <w:p w:rsidR="000754B0" w:rsidRDefault="005A70DE" w:rsidP="00502097">
            <w:r>
              <w:rPr>
                <w:rFonts w:hint="eastAsia"/>
              </w:rPr>
              <w:t>0</w:t>
            </w:r>
            <w:r>
              <w:t>.0733</w:t>
            </w:r>
          </w:p>
        </w:tc>
        <w:tc>
          <w:tcPr>
            <w:tcW w:w="788" w:type="dxa"/>
            <w:tcBorders>
              <w:left w:val="nil"/>
              <w:bottom w:val="nil"/>
              <w:right w:val="nil"/>
            </w:tcBorders>
          </w:tcPr>
          <w:p w:rsidR="000754B0" w:rsidRDefault="005A70DE" w:rsidP="00502097">
            <w:r>
              <w:rPr>
                <w:rFonts w:hint="eastAsia"/>
              </w:rPr>
              <w:t>0</w:t>
            </w:r>
            <w:r>
              <w:t>.0476</w:t>
            </w:r>
          </w:p>
        </w:tc>
      </w:tr>
      <w:tr w:rsidR="001D47E2" w:rsidTr="001D47E2">
        <w:tc>
          <w:tcPr>
            <w:tcW w:w="703" w:type="dxa"/>
            <w:tcBorders>
              <w:top w:val="nil"/>
              <w:left w:val="nil"/>
            </w:tcBorders>
          </w:tcPr>
          <w:p w:rsidR="000754B0" w:rsidRDefault="001D47E2" w:rsidP="00502097">
            <w:r>
              <w:rPr>
                <w:rFonts w:hint="eastAsia"/>
              </w:rPr>
              <w:t>#</w:t>
            </w:r>
            <w:r>
              <w:t>4</w:t>
            </w:r>
          </w:p>
        </w:tc>
        <w:tc>
          <w:tcPr>
            <w:tcW w:w="1849" w:type="dxa"/>
            <w:tcBorders>
              <w:top w:val="nil"/>
              <w:right w:val="nil"/>
            </w:tcBorders>
          </w:tcPr>
          <w:p w:rsidR="000754B0" w:rsidRDefault="001D47E2" w:rsidP="00502097">
            <w:r>
              <w:rPr>
                <w:rFonts w:hint="eastAsia"/>
              </w:rPr>
              <w:t>E</w:t>
            </w:r>
            <w:r>
              <w:t>L-GAN</w:t>
            </w:r>
          </w:p>
        </w:tc>
        <w:tc>
          <w:tcPr>
            <w:tcW w:w="1843" w:type="dxa"/>
            <w:tcBorders>
              <w:top w:val="nil"/>
              <w:left w:val="nil"/>
              <w:right w:val="nil"/>
            </w:tcBorders>
          </w:tcPr>
          <w:p w:rsidR="000754B0" w:rsidRDefault="001D47E2" w:rsidP="00502097">
            <w:r>
              <w:rPr>
                <w:rFonts w:hint="eastAsia"/>
              </w:rPr>
              <w:t>T</w:t>
            </w:r>
            <w:r>
              <w:t>omTom EL-GAN</w:t>
            </w:r>
          </w:p>
        </w:tc>
        <w:tc>
          <w:tcPr>
            <w:tcW w:w="1134" w:type="dxa"/>
            <w:tcBorders>
              <w:top w:val="nil"/>
              <w:left w:val="nil"/>
            </w:tcBorders>
          </w:tcPr>
          <w:p w:rsidR="000754B0" w:rsidRDefault="001D47E2" w:rsidP="00502097">
            <w:r>
              <w:rPr>
                <w:rFonts w:hint="eastAsia"/>
              </w:rPr>
              <w:t>N</w:t>
            </w:r>
            <w:r>
              <w:t>o</w:t>
            </w:r>
          </w:p>
        </w:tc>
        <w:tc>
          <w:tcPr>
            <w:tcW w:w="1134" w:type="dxa"/>
            <w:tcBorders>
              <w:top w:val="nil"/>
              <w:right w:val="nil"/>
            </w:tcBorders>
          </w:tcPr>
          <w:p w:rsidR="000754B0" w:rsidRDefault="001D47E2" w:rsidP="00502097">
            <w:r>
              <w:rPr>
                <w:rFonts w:hint="eastAsia"/>
              </w:rPr>
              <w:t>9</w:t>
            </w:r>
            <w:r>
              <w:t>6.39</w:t>
            </w:r>
          </w:p>
        </w:tc>
        <w:tc>
          <w:tcPr>
            <w:tcW w:w="850" w:type="dxa"/>
            <w:tcBorders>
              <w:top w:val="nil"/>
              <w:left w:val="nil"/>
              <w:right w:val="nil"/>
            </w:tcBorders>
          </w:tcPr>
          <w:p w:rsidR="000754B0" w:rsidRPr="005A70DE" w:rsidRDefault="005A70DE" w:rsidP="00502097">
            <w:pPr>
              <w:rPr>
                <w:b/>
              </w:rPr>
            </w:pPr>
            <w:r w:rsidRPr="005A70DE">
              <w:rPr>
                <w:rFonts w:hint="eastAsia"/>
                <w:b/>
              </w:rPr>
              <w:t>0</w:t>
            </w:r>
            <w:r w:rsidRPr="005A70DE">
              <w:rPr>
                <w:b/>
              </w:rPr>
              <w:t>.0412</w:t>
            </w:r>
          </w:p>
        </w:tc>
        <w:tc>
          <w:tcPr>
            <w:tcW w:w="788" w:type="dxa"/>
            <w:tcBorders>
              <w:top w:val="nil"/>
              <w:left w:val="nil"/>
              <w:right w:val="nil"/>
            </w:tcBorders>
          </w:tcPr>
          <w:p w:rsidR="000754B0" w:rsidRDefault="005A70DE" w:rsidP="00502097">
            <w:r>
              <w:rPr>
                <w:rFonts w:hint="eastAsia"/>
              </w:rPr>
              <w:t>0</w:t>
            </w:r>
            <w:r>
              <w:t>.0336</w:t>
            </w:r>
          </w:p>
        </w:tc>
      </w:tr>
    </w:tbl>
    <w:p w:rsidR="000754B0" w:rsidRDefault="001D47E2" w:rsidP="001D47E2">
      <w:pPr>
        <w:jc w:val="left"/>
      </w:pPr>
      <w:r w:rsidRPr="001D47E2">
        <w:rPr>
          <w:rFonts w:hint="eastAsia"/>
        </w:rPr>
        <w:t>表</w:t>
      </w:r>
      <w:r w:rsidRPr="001D47E2">
        <w:t>3：不同训练迭代（每10K）的TuSimple验证集准确度统计，</w:t>
      </w:r>
      <w:del w:id="259" w:author="jmh081701" w:date="2019-01-04T23:15:00Z">
        <w:r w:rsidRPr="001D47E2" w:rsidDel="00A84E83">
          <w:delText>比较不同</w:delText>
        </w:r>
      </w:del>
      <w:r w:rsidRPr="001D47E2">
        <w:t>选择</w:t>
      </w:r>
      <w:ins w:id="260" w:author="jmh081701" w:date="2019-01-04T23:15:00Z">
        <w:r w:rsidR="00A84E83">
          <w:t>不同</w:t>
        </w:r>
      </w:ins>
      <w:r w:rsidRPr="001D47E2">
        <w:t>的对抗性损失的稳定性</w:t>
      </w:r>
      <w:ins w:id="261" w:author="jmh081701" w:date="2019-01-04T23:15:00Z">
        <w:r w:rsidR="00A84E83">
          <w:t>比较</w:t>
        </w:r>
      </w:ins>
    </w:p>
    <w:tbl>
      <w:tblPr>
        <w:tblStyle w:val="a7"/>
        <w:tblW w:w="0" w:type="auto"/>
        <w:tblBorders>
          <w:left w:val="none" w:sz="0" w:space="0" w:color="auto"/>
          <w:right w:val="none" w:sz="0" w:space="0" w:color="auto"/>
        </w:tblBorders>
        <w:tblLook w:val="04A0"/>
      </w:tblPr>
      <w:tblGrid>
        <w:gridCol w:w="1560"/>
        <w:gridCol w:w="1559"/>
        <w:gridCol w:w="1028"/>
        <w:gridCol w:w="1383"/>
        <w:gridCol w:w="1383"/>
        <w:gridCol w:w="1383"/>
      </w:tblGrid>
      <w:tr w:rsidR="000F5771" w:rsidTr="000F5771">
        <w:tc>
          <w:tcPr>
            <w:tcW w:w="3119" w:type="dxa"/>
            <w:gridSpan w:val="2"/>
            <w:tcBorders>
              <w:bottom w:val="nil"/>
              <w:right w:val="nil"/>
            </w:tcBorders>
          </w:tcPr>
          <w:p w:rsidR="000F5771" w:rsidRDefault="000F5771" w:rsidP="000F5771">
            <w:pPr>
              <w:jc w:val="center"/>
            </w:pPr>
            <w:r>
              <w:rPr>
                <w:rFonts w:hint="eastAsia"/>
              </w:rPr>
              <w:t>损失</w:t>
            </w:r>
          </w:p>
        </w:tc>
        <w:tc>
          <w:tcPr>
            <w:tcW w:w="5177" w:type="dxa"/>
            <w:gridSpan w:val="4"/>
            <w:tcBorders>
              <w:left w:val="nil"/>
              <w:bottom w:val="nil"/>
            </w:tcBorders>
          </w:tcPr>
          <w:p w:rsidR="000F5771" w:rsidRDefault="000F5771" w:rsidP="00502097">
            <w:r>
              <w:rPr>
                <w:rFonts w:hint="eastAsia"/>
              </w:rPr>
              <w:t>准确率统计：</w:t>
            </w:r>
          </w:p>
        </w:tc>
      </w:tr>
      <w:tr w:rsidR="000754B0" w:rsidTr="000F5771">
        <w:tc>
          <w:tcPr>
            <w:tcW w:w="1560" w:type="dxa"/>
            <w:tcBorders>
              <w:top w:val="nil"/>
              <w:bottom w:val="single" w:sz="4" w:space="0" w:color="auto"/>
              <w:right w:val="nil"/>
            </w:tcBorders>
          </w:tcPr>
          <w:p w:rsidR="000754B0" w:rsidRDefault="000F5771" w:rsidP="00502097">
            <w:r>
              <w:rPr>
                <w:rFonts w:hint="eastAsia"/>
              </w:rPr>
              <w:t>生成器</w:t>
            </w:r>
          </w:p>
        </w:tc>
        <w:tc>
          <w:tcPr>
            <w:tcW w:w="1559" w:type="dxa"/>
            <w:tcBorders>
              <w:top w:val="nil"/>
              <w:left w:val="nil"/>
              <w:bottom w:val="single" w:sz="4" w:space="0" w:color="auto"/>
            </w:tcBorders>
          </w:tcPr>
          <w:p w:rsidR="000754B0" w:rsidRDefault="000F5771" w:rsidP="00502097">
            <w:r>
              <w:rPr>
                <w:rFonts w:hint="eastAsia"/>
              </w:rPr>
              <w:t>鉴别器</w:t>
            </w:r>
          </w:p>
        </w:tc>
        <w:tc>
          <w:tcPr>
            <w:tcW w:w="1028" w:type="dxa"/>
            <w:tcBorders>
              <w:top w:val="nil"/>
              <w:bottom w:val="single" w:sz="4" w:space="0" w:color="auto"/>
              <w:right w:val="nil"/>
            </w:tcBorders>
          </w:tcPr>
          <w:p w:rsidR="000754B0" w:rsidRDefault="000F5771" w:rsidP="00502097">
            <w:r>
              <w:rPr>
                <w:rFonts w:hint="eastAsia"/>
              </w:rPr>
              <w:t>均值</w:t>
            </w:r>
          </w:p>
        </w:tc>
        <w:tc>
          <w:tcPr>
            <w:tcW w:w="1383" w:type="dxa"/>
            <w:tcBorders>
              <w:top w:val="nil"/>
              <w:left w:val="nil"/>
              <w:bottom w:val="single" w:sz="4" w:space="0" w:color="auto"/>
              <w:right w:val="nil"/>
            </w:tcBorders>
          </w:tcPr>
          <w:p w:rsidR="000754B0" w:rsidRDefault="000F5771" w:rsidP="00502097">
            <w:r>
              <w:rPr>
                <w:rFonts w:hint="eastAsia"/>
              </w:rPr>
              <w:t>方差</w:t>
            </w:r>
          </w:p>
        </w:tc>
        <w:tc>
          <w:tcPr>
            <w:tcW w:w="1383" w:type="dxa"/>
            <w:tcBorders>
              <w:top w:val="nil"/>
              <w:left w:val="nil"/>
              <w:bottom w:val="single" w:sz="4" w:space="0" w:color="auto"/>
            </w:tcBorders>
          </w:tcPr>
          <w:p w:rsidR="000754B0" w:rsidRDefault="000F5771" w:rsidP="00502097">
            <w:r>
              <w:rPr>
                <w:rFonts w:hint="eastAsia"/>
              </w:rPr>
              <w:t>最大值</w:t>
            </w:r>
          </w:p>
        </w:tc>
        <w:tc>
          <w:tcPr>
            <w:tcW w:w="1383" w:type="dxa"/>
            <w:tcBorders>
              <w:top w:val="nil"/>
              <w:bottom w:val="single" w:sz="4" w:space="0" w:color="auto"/>
            </w:tcBorders>
          </w:tcPr>
          <w:p w:rsidR="000754B0" w:rsidRDefault="000F5771" w:rsidP="00502097">
            <w:r>
              <w:rPr>
                <w:rFonts w:hint="eastAsia"/>
              </w:rPr>
              <w:t>方程式</w:t>
            </w:r>
          </w:p>
        </w:tc>
      </w:tr>
      <w:tr w:rsidR="000754B0" w:rsidTr="000F5771">
        <w:tc>
          <w:tcPr>
            <w:tcW w:w="1560" w:type="dxa"/>
            <w:tcBorders>
              <w:bottom w:val="nil"/>
              <w:right w:val="nil"/>
            </w:tcBorders>
          </w:tcPr>
          <w:p w:rsidR="000754B0" w:rsidRDefault="000F5771" w:rsidP="00502097">
            <w:r w:rsidRPr="000F5771">
              <w:t>Cross entropy</w:t>
            </w:r>
          </w:p>
        </w:tc>
        <w:tc>
          <w:tcPr>
            <w:tcW w:w="1559" w:type="dxa"/>
            <w:tcBorders>
              <w:left w:val="nil"/>
              <w:bottom w:val="nil"/>
            </w:tcBorders>
          </w:tcPr>
          <w:p w:rsidR="000754B0" w:rsidRDefault="000F5771" w:rsidP="00502097">
            <w:r w:rsidRPr="000F5771">
              <w:t>Cross entropy</w:t>
            </w:r>
          </w:p>
        </w:tc>
        <w:tc>
          <w:tcPr>
            <w:tcW w:w="1028" w:type="dxa"/>
            <w:tcBorders>
              <w:bottom w:val="nil"/>
              <w:right w:val="nil"/>
            </w:tcBorders>
          </w:tcPr>
          <w:p w:rsidR="000754B0" w:rsidRDefault="000F5771" w:rsidP="00502097">
            <w:r>
              <w:rPr>
                <w:rFonts w:hint="eastAsia"/>
              </w:rPr>
              <w:t>33.84</w:t>
            </w:r>
          </w:p>
        </w:tc>
        <w:tc>
          <w:tcPr>
            <w:tcW w:w="1383" w:type="dxa"/>
            <w:tcBorders>
              <w:left w:val="nil"/>
              <w:bottom w:val="nil"/>
              <w:right w:val="nil"/>
            </w:tcBorders>
          </w:tcPr>
          <w:p w:rsidR="000754B0" w:rsidRDefault="000F5771" w:rsidP="00502097">
            <w:r>
              <w:rPr>
                <w:rFonts w:hint="eastAsia"/>
              </w:rPr>
              <w:t>511.71</w:t>
            </w:r>
          </w:p>
        </w:tc>
        <w:tc>
          <w:tcPr>
            <w:tcW w:w="1383" w:type="dxa"/>
            <w:tcBorders>
              <w:left w:val="nil"/>
              <w:bottom w:val="nil"/>
            </w:tcBorders>
          </w:tcPr>
          <w:p w:rsidR="000754B0" w:rsidRDefault="000F5771" w:rsidP="00502097">
            <w:r>
              <w:rPr>
                <w:rFonts w:hint="eastAsia"/>
              </w:rPr>
              <w:t>58.11</w:t>
            </w:r>
          </w:p>
        </w:tc>
        <w:tc>
          <w:tcPr>
            <w:tcW w:w="1383" w:type="dxa"/>
            <w:tcBorders>
              <w:bottom w:val="nil"/>
            </w:tcBorders>
          </w:tcPr>
          <w:p w:rsidR="000754B0" w:rsidRDefault="000F5771" w:rsidP="00502097">
            <w:r>
              <w:rPr>
                <w:rFonts w:hint="eastAsia"/>
              </w:rPr>
              <w:t>1</w:t>
            </w:r>
            <w:r>
              <w:t xml:space="preserve"> and 2</w:t>
            </w:r>
          </w:p>
        </w:tc>
      </w:tr>
      <w:tr w:rsidR="000754B0" w:rsidTr="000F5771">
        <w:tc>
          <w:tcPr>
            <w:tcW w:w="1560" w:type="dxa"/>
            <w:tcBorders>
              <w:top w:val="nil"/>
              <w:bottom w:val="nil"/>
              <w:right w:val="nil"/>
            </w:tcBorders>
          </w:tcPr>
          <w:p w:rsidR="000754B0" w:rsidRDefault="000F5771" w:rsidP="00502097">
            <w:r w:rsidRPr="000F5771">
              <w:t>Cross entropy</w:t>
            </w:r>
          </w:p>
        </w:tc>
        <w:tc>
          <w:tcPr>
            <w:tcW w:w="1559" w:type="dxa"/>
            <w:tcBorders>
              <w:top w:val="nil"/>
              <w:left w:val="nil"/>
              <w:bottom w:val="nil"/>
            </w:tcBorders>
          </w:tcPr>
          <w:p w:rsidR="000754B0" w:rsidRDefault="000F5771" w:rsidP="00502097">
            <w:r w:rsidRPr="000F5771">
              <w:t>Embedding</w:t>
            </w:r>
          </w:p>
        </w:tc>
        <w:tc>
          <w:tcPr>
            <w:tcW w:w="1028" w:type="dxa"/>
            <w:tcBorders>
              <w:top w:val="nil"/>
              <w:bottom w:val="nil"/>
              <w:right w:val="nil"/>
            </w:tcBorders>
          </w:tcPr>
          <w:p w:rsidR="000754B0" w:rsidRDefault="000F5771" w:rsidP="00502097">
            <w:r>
              <w:rPr>
                <w:rFonts w:hint="eastAsia"/>
              </w:rPr>
              <w:t>0.00</w:t>
            </w:r>
          </w:p>
        </w:tc>
        <w:tc>
          <w:tcPr>
            <w:tcW w:w="1383" w:type="dxa"/>
            <w:tcBorders>
              <w:top w:val="nil"/>
              <w:left w:val="nil"/>
              <w:bottom w:val="nil"/>
              <w:right w:val="nil"/>
            </w:tcBorders>
          </w:tcPr>
          <w:p w:rsidR="000754B0" w:rsidRPr="000F5771" w:rsidRDefault="000F5771" w:rsidP="00502097">
            <w:pPr>
              <w:rPr>
                <w:b/>
              </w:rPr>
            </w:pPr>
            <w:r w:rsidRPr="000F5771">
              <w:rPr>
                <w:rFonts w:hint="eastAsia"/>
                <w:b/>
              </w:rPr>
              <w:t>0.00</w:t>
            </w:r>
          </w:p>
        </w:tc>
        <w:tc>
          <w:tcPr>
            <w:tcW w:w="1383" w:type="dxa"/>
            <w:tcBorders>
              <w:top w:val="nil"/>
              <w:left w:val="nil"/>
              <w:bottom w:val="nil"/>
            </w:tcBorders>
          </w:tcPr>
          <w:p w:rsidR="000754B0" w:rsidRDefault="000F5771" w:rsidP="00502097">
            <w:r>
              <w:rPr>
                <w:rFonts w:hint="eastAsia"/>
              </w:rPr>
              <w:t>0.02</w:t>
            </w:r>
          </w:p>
        </w:tc>
        <w:tc>
          <w:tcPr>
            <w:tcW w:w="1383" w:type="dxa"/>
            <w:tcBorders>
              <w:top w:val="nil"/>
              <w:bottom w:val="nil"/>
            </w:tcBorders>
          </w:tcPr>
          <w:p w:rsidR="000754B0" w:rsidRDefault="000F5771" w:rsidP="00502097">
            <w:r>
              <w:rPr>
                <w:rFonts w:hint="eastAsia"/>
              </w:rPr>
              <w:t>1</w:t>
            </w:r>
            <w:r>
              <w:t xml:space="preserve"> and 5</w:t>
            </w:r>
          </w:p>
        </w:tc>
      </w:tr>
      <w:tr w:rsidR="000754B0" w:rsidTr="000F5771">
        <w:tc>
          <w:tcPr>
            <w:tcW w:w="1560" w:type="dxa"/>
            <w:tcBorders>
              <w:top w:val="nil"/>
              <w:bottom w:val="nil"/>
              <w:right w:val="nil"/>
            </w:tcBorders>
          </w:tcPr>
          <w:p w:rsidR="000754B0" w:rsidRDefault="000F5771" w:rsidP="00502097">
            <w:r w:rsidRPr="000F5771">
              <w:t>Embedding</w:t>
            </w:r>
          </w:p>
        </w:tc>
        <w:tc>
          <w:tcPr>
            <w:tcW w:w="1559" w:type="dxa"/>
            <w:tcBorders>
              <w:top w:val="nil"/>
              <w:left w:val="nil"/>
              <w:bottom w:val="nil"/>
            </w:tcBorders>
          </w:tcPr>
          <w:p w:rsidR="000754B0" w:rsidRDefault="000F5771" w:rsidP="00502097">
            <w:r w:rsidRPr="000F5771">
              <w:t>Cross entropy</w:t>
            </w:r>
          </w:p>
        </w:tc>
        <w:tc>
          <w:tcPr>
            <w:tcW w:w="1028" w:type="dxa"/>
            <w:tcBorders>
              <w:top w:val="nil"/>
              <w:bottom w:val="nil"/>
              <w:right w:val="nil"/>
            </w:tcBorders>
          </w:tcPr>
          <w:p w:rsidR="000754B0" w:rsidRDefault="000F5771" w:rsidP="00502097">
            <w:r>
              <w:rPr>
                <w:rFonts w:hint="eastAsia"/>
              </w:rPr>
              <w:t>93.97</w:t>
            </w:r>
          </w:p>
        </w:tc>
        <w:tc>
          <w:tcPr>
            <w:tcW w:w="1383" w:type="dxa"/>
            <w:tcBorders>
              <w:top w:val="nil"/>
              <w:left w:val="nil"/>
              <w:bottom w:val="nil"/>
              <w:right w:val="nil"/>
            </w:tcBorders>
          </w:tcPr>
          <w:p w:rsidR="000754B0" w:rsidRDefault="000F5771" w:rsidP="00502097">
            <w:r>
              <w:rPr>
                <w:rFonts w:hint="eastAsia"/>
              </w:rPr>
              <w:t>0.459</w:t>
            </w:r>
          </w:p>
        </w:tc>
        <w:tc>
          <w:tcPr>
            <w:tcW w:w="1383" w:type="dxa"/>
            <w:tcBorders>
              <w:top w:val="nil"/>
              <w:left w:val="nil"/>
              <w:bottom w:val="nil"/>
            </w:tcBorders>
          </w:tcPr>
          <w:p w:rsidR="000754B0" w:rsidRDefault="000F5771" w:rsidP="00502097">
            <w:r>
              <w:rPr>
                <w:rFonts w:hint="eastAsia"/>
              </w:rPr>
              <w:t>94.65</w:t>
            </w:r>
          </w:p>
        </w:tc>
        <w:tc>
          <w:tcPr>
            <w:tcW w:w="1383" w:type="dxa"/>
            <w:tcBorders>
              <w:top w:val="nil"/>
              <w:bottom w:val="nil"/>
            </w:tcBorders>
          </w:tcPr>
          <w:p w:rsidR="000754B0" w:rsidRDefault="000F5771" w:rsidP="00502097">
            <w:r>
              <w:rPr>
                <w:rFonts w:hint="eastAsia"/>
              </w:rPr>
              <w:t>3</w:t>
            </w:r>
            <w:r>
              <w:t>,4 and 2</w:t>
            </w:r>
          </w:p>
        </w:tc>
      </w:tr>
      <w:tr w:rsidR="000754B0" w:rsidTr="000F5771">
        <w:tc>
          <w:tcPr>
            <w:tcW w:w="1560" w:type="dxa"/>
            <w:tcBorders>
              <w:top w:val="nil"/>
              <w:right w:val="nil"/>
            </w:tcBorders>
          </w:tcPr>
          <w:p w:rsidR="000754B0" w:rsidRDefault="000F5771" w:rsidP="00502097">
            <w:r w:rsidRPr="000F5771">
              <w:t>Embedding</w:t>
            </w:r>
          </w:p>
        </w:tc>
        <w:tc>
          <w:tcPr>
            <w:tcW w:w="1559" w:type="dxa"/>
            <w:tcBorders>
              <w:top w:val="nil"/>
              <w:left w:val="nil"/>
            </w:tcBorders>
          </w:tcPr>
          <w:p w:rsidR="000754B0" w:rsidRDefault="000F5771" w:rsidP="00502097">
            <w:r w:rsidRPr="000F5771">
              <w:t>Embedding</w:t>
            </w:r>
          </w:p>
        </w:tc>
        <w:tc>
          <w:tcPr>
            <w:tcW w:w="1028" w:type="dxa"/>
            <w:tcBorders>
              <w:top w:val="nil"/>
              <w:right w:val="nil"/>
            </w:tcBorders>
          </w:tcPr>
          <w:p w:rsidR="000754B0" w:rsidRPr="000F5771" w:rsidRDefault="000F5771" w:rsidP="00502097">
            <w:pPr>
              <w:rPr>
                <w:b/>
              </w:rPr>
            </w:pPr>
            <w:r w:rsidRPr="000F5771">
              <w:rPr>
                <w:rFonts w:hint="eastAsia"/>
                <w:b/>
              </w:rPr>
              <w:t>94.17</w:t>
            </w:r>
          </w:p>
        </w:tc>
        <w:tc>
          <w:tcPr>
            <w:tcW w:w="1383" w:type="dxa"/>
            <w:tcBorders>
              <w:top w:val="nil"/>
              <w:left w:val="nil"/>
              <w:right w:val="nil"/>
            </w:tcBorders>
          </w:tcPr>
          <w:p w:rsidR="000754B0" w:rsidRDefault="000F5771" w:rsidP="00502097">
            <w:r>
              <w:rPr>
                <w:rFonts w:hint="eastAsia"/>
              </w:rPr>
              <w:t>0.429</w:t>
            </w:r>
          </w:p>
        </w:tc>
        <w:tc>
          <w:tcPr>
            <w:tcW w:w="1383" w:type="dxa"/>
            <w:tcBorders>
              <w:top w:val="nil"/>
              <w:left w:val="nil"/>
            </w:tcBorders>
          </w:tcPr>
          <w:p w:rsidR="000754B0" w:rsidRPr="000F5771" w:rsidRDefault="000F5771" w:rsidP="00502097">
            <w:pPr>
              <w:rPr>
                <w:b/>
              </w:rPr>
            </w:pPr>
            <w:r w:rsidRPr="000F5771">
              <w:rPr>
                <w:rFonts w:hint="eastAsia"/>
                <w:b/>
              </w:rPr>
              <w:t>94.98</w:t>
            </w:r>
          </w:p>
        </w:tc>
        <w:tc>
          <w:tcPr>
            <w:tcW w:w="1383" w:type="dxa"/>
            <w:tcBorders>
              <w:top w:val="nil"/>
            </w:tcBorders>
          </w:tcPr>
          <w:p w:rsidR="000754B0" w:rsidRDefault="000F5771" w:rsidP="00502097">
            <w:r>
              <w:rPr>
                <w:rFonts w:hint="eastAsia"/>
              </w:rPr>
              <w:t>3,4a</w:t>
            </w:r>
            <w:r>
              <w:t>nd 5</w:t>
            </w:r>
          </w:p>
        </w:tc>
      </w:tr>
    </w:tbl>
    <w:p w:rsidR="007C4EFE" w:rsidRDefault="007C4EFE" w:rsidP="007C4EFE">
      <w:pPr>
        <w:ind w:firstLineChars="200" w:firstLine="420"/>
      </w:pPr>
      <w:r w:rsidRPr="00091C6E">
        <w:rPr>
          <w:rFonts w:hint="eastAsia"/>
        </w:rPr>
        <w:t>此外，我们在整个标记数据集上训练</w:t>
      </w:r>
      <w:r w:rsidRPr="00091C6E">
        <w:t>EL-GAN和基线</w:t>
      </w:r>
      <w:ins w:id="262" w:author="jmh081701" w:date="2019-01-04T23:01:00Z">
        <w:r w:rsidR="003C1194">
          <w:t>模型</w:t>
        </w:r>
      </w:ins>
      <w:r w:rsidRPr="00091C6E">
        <w:t>，并使用</w:t>
      </w:r>
      <w:ins w:id="263" w:author="jmh081701" w:date="2019-01-04T23:16:00Z">
        <w:r w:rsidR="00233B51">
          <w:rPr>
            <w:rFonts w:hint="eastAsia"/>
          </w:rPr>
          <w:t>basic</w:t>
        </w:r>
        <w:r w:rsidR="00233B51" w:rsidRPr="00091C6E">
          <w:t>++后</w:t>
        </w:r>
        <w:r w:rsidR="00233B51">
          <w:rPr>
            <w:rFonts w:hint="eastAsia"/>
          </w:rPr>
          <w:t>期</w:t>
        </w:r>
        <w:r w:rsidR="00233B51" w:rsidRPr="00091C6E">
          <w:t>处理</w:t>
        </w:r>
        <w:r w:rsidR="00233B51">
          <w:t>方法在</w:t>
        </w:r>
      </w:ins>
      <w:r w:rsidRPr="00091C6E">
        <w:t>TuSimple</w:t>
      </w:r>
      <w:del w:id="264" w:author="jmh081701" w:date="2019-01-04T23:01:00Z">
        <w:r w:rsidRPr="00091C6E" w:rsidDel="003C1194">
          <w:delText>挑战</w:delText>
        </w:r>
        <w:r w:rsidR="00FD15E7" w:rsidDel="003C1194">
          <w:rPr>
            <w:rFonts w:hint="eastAsia"/>
          </w:rPr>
          <w:delText>项目</w:delText>
        </w:r>
      </w:del>
      <w:r w:rsidRPr="00091C6E">
        <w:t>的官方测试集上的</w:t>
      </w:r>
      <w:del w:id="265" w:author="jmh081701" w:date="2019-01-04T23:16:00Z">
        <w:r w:rsidDel="00233B51">
          <w:rPr>
            <w:rFonts w:hint="eastAsia"/>
          </w:rPr>
          <w:delText>basic</w:delText>
        </w:r>
        <w:r w:rsidRPr="00091C6E" w:rsidDel="00233B51">
          <w:delText>++后</w:delText>
        </w:r>
        <w:r w:rsidR="00FD15E7" w:rsidDel="00233B51">
          <w:rPr>
            <w:rFonts w:hint="eastAsia"/>
          </w:rPr>
          <w:delText>期</w:delText>
        </w:r>
        <w:r w:rsidRPr="00091C6E" w:rsidDel="00233B51">
          <w:delText>处理</w:delText>
        </w:r>
      </w:del>
      <w:r w:rsidRPr="00091C6E">
        <w:t>进行</w:t>
      </w:r>
      <w:ins w:id="266" w:author="jmh081701" w:date="2019-01-04T23:16:00Z">
        <w:r w:rsidR="00233B51">
          <w:rPr>
            <w:rFonts w:hint="eastAsia"/>
          </w:rPr>
          <w:t>评测</w:t>
        </w:r>
      </w:ins>
      <w:del w:id="267" w:author="jmh081701" w:date="2019-01-04T23:16:00Z">
        <w:r w:rsidRPr="00091C6E" w:rsidDel="00233B51">
          <w:delText>评估</w:delText>
        </w:r>
      </w:del>
      <w:r w:rsidRPr="00091C6E">
        <w:t>。表2显示了结果，其中包括前6名中的所有方法（据我们所知，其中只有两种是公布的）以及截至2018年3月14日在排行榜上的排名。</w:t>
      </w:r>
      <w:ins w:id="268" w:author="jmh081701" w:date="2019-01-04T23:17:00Z">
        <w:r w:rsidR="008B1935">
          <w:t>从准确性角度来说</w:t>
        </w:r>
        <w:r w:rsidR="008B1935">
          <w:rPr>
            <w:rFonts w:hint="eastAsia"/>
          </w:rPr>
          <w:t>，</w:t>
        </w:r>
      </w:ins>
      <w:r w:rsidRPr="00091C6E">
        <w:t>我们</w:t>
      </w:r>
      <w:ins w:id="269" w:author="jmh081701" w:date="2019-01-04T23:17:00Z">
        <w:r w:rsidR="008B1935">
          <w:rPr>
            <w:rFonts w:hint="eastAsia"/>
          </w:rPr>
          <w:t>的模型</w:t>
        </w:r>
      </w:ins>
      <w:del w:id="270" w:author="jmh081701" w:date="2019-01-04T23:17:00Z">
        <w:r w:rsidRPr="00091C6E" w:rsidDel="008B1935">
          <w:delText>根据准确性</w:delText>
        </w:r>
      </w:del>
      <w:r w:rsidRPr="00091C6E">
        <w:t>排名第4</w:t>
      </w:r>
      <w:ins w:id="271" w:author="jmh081701" w:date="2019-01-04T23:17:00Z">
        <w:r w:rsidR="008B1935">
          <w:rPr>
            <w:rFonts w:hint="eastAsia"/>
          </w:rPr>
          <w:t>，</w:t>
        </w:r>
      </w:ins>
      <w:ins w:id="272" w:author="jmh081701" w:date="2019-01-04T23:18:00Z">
        <w:r w:rsidR="008B1935">
          <w:rPr>
            <w:rFonts w:hint="eastAsia"/>
          </w:rPr>
          <w:t>与最好的模型相差不到0.5个百分点</w:t>
        </w:r>
      </w:ins>
      <w:del w:id="273" w:author="jmh081701" w:date="2019-01-04T23:18:00Z">
        <w:r w:rsidRPr="00091C6E" w:rsidDel="008B1935">
          <w:delText>差异小于百分之五</w:delText>
        </w:r>
      </w:del>
      <w:r w:rsidRPr="00091C6E">
        <w:t>，并获得最低的误报率。与基线</w:t>
      </w:r>
      <w:ins w:id="274" w:author="jmh081701" w:date="2019-01-04T23:18:00Z">
        <w:r w:rsidR="008B1935">
          <w:t>模型</w:t>
        </w:r>
      </w:ins>
      <w:r w:rsidRPr="00091C6E">
        <w:t>相比，我们的对抗训练算法在准确度上提高了约2％（误差减少了38％），在私人挑战测试集上将FP降低了55％以上，FN降低了30％。这些改进将</w:t>
      </w:r>
      <w:commentRangeStart w:id="275"/>
      <w:commentRangeStart w:id="276"/>
      <w:r w:rsidRPr="00091C6E">
        <w:t>基线</w:t>
      </w:r>
      <w:commentRangeEnd w:id="275"/>
      <w:r w:rsidR="00FD15E7">
        <w:rPr>
          <w:rStyle w:val="a8"/>
        </w:rPr>
        <w:commentReference w:id="275"/>
      </w:r>
      <w:commentRangeEnd w:id="276"/>
      <w:r w:rsidR="00145D68">
        <w:rPr>
          <w:rStyle w:val="a8"/>
        </w:rPr>
        <w:commentReference w:id="276"/>
      </w:r>
      <w:r w:rsidRPr="00091C6E">
        <w:t>从第14位提升到第4位。</w:t>
      </w:r>
    </w:p>
    <w:p w:rsidR="000754B0" w:rsidRPr="00352227" w:rsidRDefault="000754B0" w:rsidP="00502097">
      <w:pPr>
        <w:rPr>
          <w:b/>
        </w:rPr>
      </w:pPr>
      <w:r w:rsidRPr="00352227">
        <w:rPr>
          <w:rFonts w:hint="eastAsia"/>
          <w:b/>
        </w:rPr>
        <w:t>5.2</w:t>
      </w:r>
      <w:r w:rsidR="00675AD7">
        <w:rPr>
          <w:rFonts w:hint="eastAsia"/>
          <w:b/>
        </w:rPr>
        <w:t>模型简化</w:t>
      </w:r>
      <w:r w:rsidRPr="00352227">
        <w:rPr>
          <w:rFonts w:hint="eastAsia"/>
          <w:b/>
        </w:rPr>
        <w:t>研究</w:t>
      </w:r>
    </w:p>
    <w:p w:rsidR="000754B0" w:rsidRDefault="000754B0" w:rsidP="000754B0">
      <w:pPr>
        <w:ind w:firstLineChars="200" w:firstLine="420"/>
      </w:pPr>
      <w:r w:rsidRPr="000754B0">
        <w:rPr>
          <w:rFonts w:hint="eastAsia"/>
        </w:rPr>
        <w:t>表</w:t>
      </w:r>
      <w:r w:rsidRPr="000754B0">
        <w:t>3比较了嵌入/</w:t>
      </w:r>
      <w:r w:rsidR="00C34DFD">
        <w:t>交叉熵作为</w:t>
      </w:r>
      <w:r w:rsidR="00C34DFD">
        <w:rPr>
          <w:rFonts w:hint="eastAsia"/>
        </w:rPr>
        <w:t>生成器</w:t>
      </w:r>
      <w:r w:rsidR="00C34DFD">
        <w:t>和鉴别器网络训练的对抗性损失项的不同选择的使用。为了比较</w:t>
      </w:r>
      <w:r w:rsidR="00C34DFD">
        <w:rPr>
          <w:rFonts w:hint="eastAsia"/>
        </w:rPr>
        <w:t>训练过程</w:t>
      </w:r>
      <w:r w:rsidR="00C34DFD">
        <w:t>的稳定性，</w:t>
      </w:r>
      <w:r w:rsidR="00C34DFD">
        <w:rPr>
          <w:rFonts w:hint="eastAsia"/>
        </w:rPr>
        <w:t>我们采集了</w:t>
      </w:r>
      <w:r w:rsidRPr="000754B0">
        <w:t>验证</w:t>
      </w:r>
      <w:r w:rsidR="00C34DFD">
        <w:rPr>
          <w:rFonts w:hint="eastAsia"/>
        </w:rPr>
        <w:t>集上</w:t>
      </w:r>
      <w:r w:rsidRPr="000754B0">
        <w:t>准确度的统计数据。图5</w:t>
      </w:r>
      <w:r w:rsidR="00C34DFD">
        <w:rPr>
          <w:rFonts w:hint="eastAsia"/>
        </w:rPr>
        <w:t>显示</w:t>
      </w:r>
      <w:r w:rsidRPr="000754B0">
        <w:t>出了验证集F-</w:t>
      </w:r>
      <w:r w:rsidR="00C34DFD">
        <w:rPr>
          <w:rFonts w:hint="eastAsia"/>
        </w:rPr>
        <w:t>score</w:t>
      </w:r>
      <w:r w:rsidRPr="000754B0">
        <w:t>平均值和5次训练</w:t>
      </w:r>
      <w:r w:rsidR="00C34DFD">
        <w:t>的标准</w:t>
      </w:r>
      <w:r w:rsidR="00C34DFD">
        <w:rPr>
          <w:rFonts w:hint="eastAsia"/>
        </w:rPr>
        <w:t>方差</w:t>
      </w:r>
      <w:r w:rsidR="00C34DFD">
        <w:t>。这些结果表明，使用嵌入</w:t>
      </w:r>
      <w:r w:rsidR="00C34DFD">
        <w:rPr>
          <w:rFonts w:hint="eastAsia"/>
        </w:rPr>
        <w:t>损失的生成器可以</w:t>
      </w:r>
      <w:r w:rsidRPr="000754B0">
        <w:t>使GAN训练稳定。我们在使用其他超参数进行训练时</w:t>
      </w:r>
      <w:r w:rsidR="00C34DFD">
        <w:rPr>
          <w:rFonts w:hint="eastAsia"/>
        </w:rPr>
        <w:t>也</w:t>
      </w:r>
      <w:r w:rsidR="00C34DFD">
        <w:t>观察到类似的</w:t>
      </w:r>
      <w:r w:rsidR="00C34DFD">
        <w:rPr>
          <w:rFonts w:hint="eastAsia"/>
        </w:rPr>
        <w:t>现象</w:t>
      </w:r>
      <w:r w:rsidRPr="000754B0">
        <w:t>。</w:t>
      </w:r>
    </w:p>
    <w:p w:rsidR="004E6348" w:rsidRDefault="00894EBC" w:rsidP="004E6348">
      <w:pPr>
        <w:ind w:firstLineChars="200" w:firstLine="420"/>
      </w:pPr>
      <w:r>
        <w:rPr>
          <w:rFonts w:hint="eastAsia"/>
        </w:rPr>
        <w:t>用于嵌入损失</w:t>
      </w:r>
      <w:r w:rsidR="00B72C54" w:rsidRPr="00B72C54">
        <w:rPr>
          <w:rFonts w:hint="eastAsia"/>
        </w:rPr>
        <w:t>的特征可以在鉴别器中的不同位置处获得。</w:t>
      </w:r>
      <w:r>
        <w:t>在本节中，我们将探讨三</w:t>
      </w:r>
      <w:r>
        <w:rPr>
          <w:rFonts w:hint="eastAsia"/>
        </w:rPr>
        <w:t>种不同位置的</w:t>
      </w:r>
      <w:r>
        <w:t>选</w:t>
      </w:r>
      <w:r>
        <w:rPr>
          <w:rFonts w:hint="eastAsia"/>
        </w:rPr>
        <w:t>择</w:t>
      </w:r>
      <w:r w:rsidR="00B72C54" w:rsidRPr="00B72C54">
        <w:t>：</w:t>
      </w:r>
      <w:ins w:id="277" w:author="jmh081701" w:date="2019-01-04T23:19:00Z">
        <w:r w:rsidR="009B434B">
          <w:t>分别</w:t>
        </w:r>
      </w:ins>
      <w:r w:rsidR="00B72C54" w:rsidRPr="00B72C54">
        <w:t>在第3，第5或第7</w:t>
      </w:r>
      <w:r>
        <w:t>个密集块之后</w:t>
      </w:r>
      <w:r w:rsidR="00B72C54" w:rsidRPr="00B72C54">
        <w:t>。我们注意到第3</w:t>
      </w:r>
      <w:r w:rsidR="00E71D7C">
        <w:t>个块包含第一个共享卷积层，其中包含</w:t>
      </w:r>
      <w:r w:rsidR="00B72C54" w:rsidRPr="00B72C54">
        <w:t>输入</w:t>
      </w:r>
      <w:r w:rsidR="00E71D7C">
        <w:rPr>
          <w:rFonts w:hint="eastAsia"/>
        </w:rPr>
        <w:t>图像</w:t>
      </w:r>
      <w:r w:rsidR="00B72C54" w:rsidRPr="00B72C54">
        <w:t>和预测或标签，第7</w:t>
      </w:r>
      <w:r w:rsidR="00E71D7C">
        <w:t>个块包含网络分类器之前的最终卷积</w:t>
      </w:r>
      <w:r w:rsidR="00E71D7C">
        <w:rPr>
          <w:rFonts w:hint="eastAsia"/>
        </w:rPr>
        <w:t>结果</w:t>
      </w:r>
      <w:r w:rsidR="00B72C54" w:rsidRPr="00B72C54">
        <w:t>。TuSimple车道标记检测验证集的结果在表4和图6</w:t>
      </w:r>
      <w:r w:rsidR="000971EF">
        <w:t>中给出。从结果中，我们得出结论，</w:t>
      </w:r>
      <w:r w:rsidR="000971EF">
        <w:rPr>
          <w:rFonts w:hint="eastAsia"/>
        </w:rPr>
        <w:t>特征采集的位置越后</w:t>
      </w:r>
      <w:r w:rsidR="000971EF">
        <w:t>，得分越高，预测</w:t>
      </w:r>
      <w:r w:rsidR="000971EF">
        <w:rPr>
          <w:rFonts w:hint="eastAsia"/>
        </w:rPr>
        <w:t>与标注数据</w:t>
      </w:r>
      <w:r w:rsidR="000971EF">
        <w:t>越</w:t>
      </w:r>
      <w:r w:rsidR="000971EF">
        <w:rPr>
          <w:rFonts w:hint="eastAsia"/>
        </w:rPr>
        <w:t>相似</w:t>
      </w:r>
      <w:r w:rsidR="00B72C54" w:rsidRPr="00B72C54">
        <w:t>。</w:t>
      </w:r>
    </w:p>
    <w:p w:rsidR="000754B0" w:rsidRDefault="000754B0" w:rsidP="00502097"/>
    <w:p w:rsidR="0031380B" w:rsidRPr="0031380B" w:rsidRDefault="0031380B" w:rsidP="00502097">
      <w:pPr>
        <w:rPr>
          <w:b/>
        </w:rPr>
      </w:pPr>
      <w:r w:rsidRPr="0031380B">
        <w:rPr>
          <w:rFonts w:hint="eastAsia"/>
          <w:b/>
        </w:rPr>
        <w:t>6讨论</w:t>
      </w:r>
    </w:p>
    <w:p w:rsidR="0031380B" w:rsidRPr="00352227" w:rsidRDefault="0031380B" w:rsidP="00502097">
      <w:pPr>
        <w:rPr>
          <w:b/>
        </w:rPr>
      </w:pPr>
      <w:r w:rsidRPr="00352227">
        <w:rPr>
          <w:rFonts w:hint="eastAsia"/>
          <w:b/>
        </w:rPr>
        <w:t>6.1</w:t>
      </w:r>
      <w:r w:rsidR="0060317D" w:rsidRPr="00352227">
        <w:rPr>
          <w:rFonts w:hint="eastAsia"/>
          <w:b/>
        </w:rPr>
        <w:t>与其他车道标记检测方法的比较</w:t>
      </w:r>
    </w:p>
    <w:p w:rsidR="0031380B" w:rsidRDefault="002C625B" w:rsidP="002C625B">
      <w:pPr>
        <w:ind w:firstLineChars="200" w:firstLine="420"/>
      </w:pPr>
      <w:del w:id="278" w:author="jmh081701" w:date="2019-01-04T23:20:00Z">
        <w:r w:rsidRPr="002C625B" w:rsidDel="00C273A7">
          <w:rPr>
            <w:rFonts w:hint="eastAsia"/>
          </w:rPr>
          <w:delText>在</w:delText>
        </w:r>
      </w:del>
      <w:r w:rsidRPr="002C625B">
        <w:rPr>
          <w:rFonts w:hint="eastAsia"/>
        </w:rPr>
        <w:t>表</w:t>
      </w:r>
      <w:r w:rsidRPr="002C625B">
        <w:t>2</w:t>
      </w:r>
      <w:ins w:id="279" w:author="jmh081701" w:date="2019-01-04T23:20:00Z">
        <w:r w:rsidR="00C273A7">
          <w:rPr>
            <w:rFonts w:hint="eastAsia"/>
          </w:rPr>
          <w:t>显示了El-GAN</w:t>
        </w:r>
      </w:ins>
      <w:del w:id="280" w:author="jmh081701" w:date="2019-01-04T23:20:00Z">
        <w:r w:rsidRPr="002C625B" w:rsidDel="00C273A7">
          <w:delText>中，我们</w:delText>
        </w:r>
      </w:del>
      <w:r w:rsidRPr="002C625B">
        <w:t>在TuSimple车道标记</w:t>
      </w:r>
      <w:del w:id="281" w:author="jmh081701" w:date="2019-01-04T23:21:00Z">
        <w:r w:rsidRPr="002C625B" w:rsidDel="00634E74">
          <w:delText>数据集上</w:delText>
        </w:r>
      </w:del>
      <w:del w:id="282" w:author="jmh081701" w:date="2019-01-04T23:20:00Z">
        <w:r w:rsidRPr="002C625B" w:rsidDel="00C273A7">
          <w:delText>显示了结果</w:delText>
        </w:r>
      </w:del>
      <w:del w:id="283" w:author="jmh081701" w:date="2019-01-04T23:21:00Z">
        <w:r w:rsidRPr="002C625B" w:rsidDel="00C273A7">
          <w:delText>，</w:delText>
        </w:r>
        <w:r w:rsidRPr="002C625B" w:rsidDel="00634E74">
          <w:delText>EL-GAN在</w:delText>
        </w:r>
      </w:del>
      <w:r w:rsidRPr="002C625B">
        <w:t>排行榜上排名第4。在本节中，我们将</w:t>
      </w:r>
      <w:del w:id="284" w:author="jmh081701" w:date="2019-01-04T23:22:00Z">
        <w:r w:rsidRPr="002C625B" w:rsidDel="00634E74">
          <w:delText>我们的方法</w:delText>
        </w:r>
      </w:del>
      <w:r w:rsidRPr="002C625B">
        <w:t>更详细地</w:t>
      </w:r>
      <w:ins w:id="285" w:author="jmh081701" w:date="2019-01-04T23:22:00Z">
        <w:r w:rsidR="00634E74">
          <w:t>将E</w:t>
        </w:r>
        <w:r w:rsidR="00634E74">
          <w:rPr>
            <w:rFonts w:hint="eastAsia"/>
          </w:rPr>
          <w:t>L-GAN</w:t>
        </w:r>
      </w:ins>
      <w:r w:rsidRPr="002C625B">
        <w:t>与其他两种已发表的方法进行比较：Pan等[3]（排名第2）和Neven等[2]（排名第5）。</w:t>
      </w:r>
    </w:p>
    <w:p w:rsidR="004E6348" w:rsidRDefault="009067B8" w:rsidP="002C625B">
      <w:pPr>
        <w:ind w:firstLineChars="200" w:firstLine="420"/>
      </w:pPr>
      <w:r w:rsidRPr="009067B8">
        <w:t>Neven等人[2]</w:t>
      </w:r>
      <w:r w:rsidR="00E61C8C">
        <w:t>在他们的工作中</w:t>
      </w:r>
      <w:r w:rsidR="00E61C8C">
        <w:rPr>
          <w:rFonts w:hint="eastAsia"/>
        </w:rPr>
        <w:t>强调</w:t>
      </w:r>
      <w:r w:rsidR="00E61C8C">
        <w:t>说，曲线拟合等后</w:t>
      </w:r>
      <w:r w:rsidR="00FD15E7">
        <w:rPr>
          <w:rFonts w:hint="eastAsia"/>
        </w:rPr>
        <w:t>期</w:t>
      </w:r>
      <w:r w:rsidR="00E61C8C">
        <w:t>处理技术最好</w:t>
      </w:r>
      <w:r w:rsidR="00E61C8C">
        <w:rPr>
          <w:rFonts w:hint="eastAsia"/>
        </w:rPr>
        <w:t>别</w:t>
      </w:r>
      <w:r w:rsidRPr="009067B8">
        <w:t>在网络输出</w:t>
      </w:r>
      <w:r w:rsidR="0099541D">
        <w:rPr>
          <w:rFonts w:hint="eastAsia"/>
        </w:rPr>
        <w:t>层</w:t>
      </w:r>
      <w:r w:rsidR="0099541D">
        <w:t>上进行，而是在</w:t>
      </w:r>
      <w:r w:rsidR="0099541D">
        <w:rPr>
          <w:rFonts w:hint="eastAsia"/>
        </w:rPr>
        <w:t>俯视角度</w:t>
      </w:r>
      <w:r w:rsidR="0099541D">
        <w:t>下进行。他们单独</w:t>
      </w:r>
      <w:r w:rsidR="0099541D">
        <w:rPr>
          <w:rFonts w:hint="eastAsia"/>
        </w:rPr>
        <w:t>训练一个</w:t>
      </w:r>
      <w:r w:rsidR="0099541D">
        <w:t>网络来学习单应性，以找到一个</w:t>
      </w:r>
      <w:r w:rsidR="0099541D">
        <w:rPr>
          <w:rFonts w:hint="eastAsia"/>
        </w:rPr>
        <w:t>易于曲线拟合的</w:t>
      </w:r>
      <w:r w:rsidR="0099541D">
        <w:t>透视变换</w:t>
      </w:r>
      <w:r w:rsidR="000A44FD">
        <w:t>。在我们的工作中，我们</w:t>
      </w:r>
      <w:r w:rsidR="000A44FD">
        <w:rPr>
          <w:rFonts w:hint="eastAsia"/>
        </w:rPr>
        <w:t>认为</w:t>
      </w:r>
      <w:r w:rsidR="000A44FD">
        <w:t>可以在不进行曲线拟合的情况下</w:t>
      </w:r>
      <w:r w:rsidR="000A44FD">
        <w:rPr>
          <w:rFonts w:hint="eastAsia"/>
        </w:rPr>
        <w:t>得到类似的效果</w:t>
      </w:r>
      <w:r w:rsidR="000A44FD">
        <w:t>，从而省略了为</w:t>
      </w:r>
      <w:r w:rsidR="00FD15E7">
        <w:rPr>
          <w:rFonts w:hint="eastAsia"/>
        </w:rPr>
        <w:t>达到</w:t>
      </w:r>
      <w:r w:rsidR="000A44FD">
        <w:t>此目的</w:t>
      </w:r>
      <w:r w:rsidR="00FD15E7">
        <w:rPr>
          <w:rFonts w:hint="eastAsia"/>
        </w:rPr>
        <w:t>而进行</w:t>
      </w:r>
      <w:r w:rsidR="000A44FD">
        <w:rPr>
          <w:rFonts w:hint="eastAsia"/>
        </w:rPr>
        <w:t>单独训练网络的步骤</w:t>
      </w:r>
      <w:r w:rsidRPr="009067B8">
        <w:t>。</w:t>
      </w:r>
    </w:p>
    <w:p w:rsidR="009067B8" w:rsidRPr="00896F28" w:rsidRDefault="009067B8" w:rsidP="002C625B">
      <w:pPr>
        <w:ind w:firstLineChars="200" w:firstLine="420"/>
        <w:rPr>
          <w:color w:val="FF0000"/>
        </w:rPr>
      </w:pPr>
      <w:r w:rsidRPr="009067B8">
        <w:t>Pan等[3]</w:t>
      </w:r>
      <w:r w:rsidR="00955506">
        <w:t>使用</w:t>
      </w:r>
      <w:r w:rsidR="00955506">
        <w:rPr>
          <w:rFonts w:hint="eastAsia"/>
        </w:rPr>
        <w:t>多分类的</w:t>
      </w:r>
      <w:r w:rsidRPr="009067B8">
        <w:t>方法进行车道标记检测，</w:t>
      </w:r>
      <w:r w:rsidR="00955506">
        <w:t>其中每个车道标记是一个单独的类别。虽然这简化了后期处理，但它</w:t>
      </w:r>
      <w:r w:rsidR="00B2549C">
        <w:t>在标签创建方面更加复杂，并且使得网络</w:t>
      </w:r>
      <w:r w:rsidR="00B2549C">
        <w:rPr>
          <w:rFonts w:hint="eastAsia"/>
        </w:rPr>
        <w:t>难以解决这个任务</w:t>
      </w:r>
      <w:r w:rsidRPr="009067B8">
        <w:t>：</w:t>
      </w:r>
      <w:r w:rsidR="00FD15E7">
        <w:rPr>
          <w:rFonts w:hint="eastAsia"/>
        </w:rPr>
        <w:t>网络模型</w:t>
      </w:r>
      <w:r w:rsidRPr="009067B8">
        <w:t>还应该</w:t>
      </w:r>
      <w:r w:rsidR="00FD15E7">
        <w:rPr>
          <w:rFonts w:hint="eastAsia"/>
        </w:rPr>
        <w:t>学</w:t>
      </w:r>
      <w:r w:rsidR="00856DA9">
        <w:rPr>
          <w:rFonts w:hint="eastAsia"/>
        </w:rPr>
        <w:t>会分辨</w:t>
      </w:r>
      <w:r w:rsidR="00776670">
        <w:t>哪个车道是哪个车道，</w:t>
      </w:r>
      <w:r w:rsidR="00856DA9">
        <w:rPr>
          <w:rFonts w:hint="eastAsia"/>
        </w:rPr>
        <w:t>这</w:t>
      </w:r>
      <w:r w:rsidR="00776670">
        <w:t>需要更大的视野</w:t>
      </w:r>
      <w:ins w:id="286" w:author="jmh081701" w:date="2019-01-04T23:33:00Z">
        <w:r w:rsidR="009B5A88">
          <w:rPr>
            <w:rFonts w:hint="eastAsia"/>
          </w:rPr>
          <w:t>来</w:t>
        </w:r>
      </w:ins>
      <w:del w:id="287" w:author="jmh081701" w:date="2019-01-04T23:33:00Z">
        <w:r w:rsidR="00776670" w:rsidDel="009B5A88">
          <w:delText>并且</w:delText>
        </w:r>
      </w:del>
      <w:r w:rsidR="00856DA9">
        <w:rPr>
          <w:rFonts w:hint="eastAsia"/>
        </w:rPr>
        <w:t>分辨</w:t>
      </w:r>
      <w:r w:rsidR="00776670">
        <w:t>在车道变换时产生</w:t>
      </w:r>
      <w:r w:rsidR="00856DA9">
        <w:rPr>
          <w:rFonts w:hint="eastAsia"/>
        </w:rPr>
        <w:t>的</w:t>
      </w:r>
      <w:r w:rsidR="00776670">
        <w:rPr>
          <w:rFonts w:hint="eastAsia"/>
        </w:rPr>
        <w:t>歧义</w:t>
      </w:r>
      <w:r w:rsidRPr="009067B8">
        <w:t>。相比之下，通过</w:t>
      </w:r>
      <w:del w:id="288" w:author="jmh081701" w:date="2019-01-04T23:33:00Z">
        <w:r w:rsidRPr="009067B8" w:rsidDel="00767B73">
          <w:delText>我们的</w:delText>
        </w:r>
      </w:del>
      <w:r w:rsidRPr="009067B8">
        <w:t>GAN方法，我们可以学习更简单的单类问题，而无需复杂的后</w:t>
      </w:r>
      <w:r w:rsidR="00856DA9">
        <w:rPr>
          <w:rFonts w:hint="eastAsia"/>
        </w:rPr>
        <w:t>期</w:t>
      </w:r>
      <w:r w:rsidRPr="009067B8">
        <w:lastRenderedPageBreak/>
        <w:t>处理来分离单个标记。Pan等人[3]也认为，在进</w:t>
      </w:r>
      <w:r w:rsidR="0016791D">
        <w:t>行最终预测之前，诸如车道标记检测之类的问题可以</w:t>
      </w:r>
      <w:r w:rsidR="0016791D">
        <w:rPr>
          <w:rFonts w:hint="eastAsia"/>
        </w:rPr>
        <w:t>在预测前的</w:t>
      </w:r>
      <w:r w:rsidR="0016791D">
        <w:t>空间一致性和</w:t>
      </w:r>
      <w:r w:rsidR="0016791D">
        <w:rPr>
          <w:rFonts w:hint="eastAsia"/>
        </w:rPr>
        <w:t>信息</w:t>
      </w:r>
      <w:r w:rsidR="00967E0A">
        <w:t>传递中获益。</w:t>
      </w:r>
      <w:r w:rsidR="00967E0A">
        <w:rPr>
          <w:rFonts w:hint="eastAsia"/>
        </w:rPr>
        <w:t>基于</w:t>
      </w:r>
      <w:r w:rsidRPr="009067B8">
        <w:t>这个原因，他们建议将常规分段网络的输出馈送到特定问题的“</w:t>
      </w:r>
      <w:r w:rsidR="00585565">
        <w:rPr>
          <w:rFonts w:hint="eastAsia"/>
        </w:rPr>
        <w:t>S</w:t>
      </w:r>
      <w:r w:rsidR="00585565">
        <w:t xml:space="preserve">patial </w:t>
      </w:r>
      <w:r w:rsidRPr="009067B8">
        <w:t>CNN”，其中消息通过不同方向的卷积</w:t>
      </w:r>
      <w:r w:rsidR="00585565">
        <w:rPr>
          <w:rFonts w:hint="eastAsia"/>
        </w:rPr>
        <w:t>传递</w:t>
      </w:r>
      <w:r w:rsidRPr="009067B8">
        <w:t>。与EL-GAN相比，这</w:t>
      </w:r>
      <w:ins w:id="289" w:author="jmh081701" w:date="2019-01-04T23:23:00Z">
        <w:r w:rsidR="007104DC">
          <w:rPr>
            <w:rFonts w:hint="eastAsia"/>
          </w:rPr>
          <w:t>种模型</w:t>
        </w:r>
      </w:ins>
      <w:r w:rsidRPr="009067B8">
        <w:t>确实</w:t>
      </w:r>
      <w:ins w:id="290" w:author="jmh081701" w:date="2019-01-04T23:23:00Z">
        <w:r w:rsidR="007104DC">
          <w:rPr>
            <w:rFonts w:hint="eastAsia"/>
          </w:rPr>
          <w:t>在</w:t>
        </w:r>
      </w:ins>
      <w:del w:id="291" w:author="jmh081701" w:date="2019-01-04T23:23:00Z">
        <w:r w:rsidRPr="009067B8" w:rsidDel="007104DC">
          <w:delText>导致</w:delText>
        </w:r>
      </w:del>
      <w:r w:rsidRPr="009067B8">
        <w:t>TuSimple数据集</w:t>
      </w:r>
      <w:ins w:id="292" w:author="jmh081701" w:date="2019-01-04T23:23:00Z">
        <w:r w:rsidR="007104DC">
          <w:t>上</w:t>
        </w:r>
      </w:ins>
      <w:r w:rsidRPr="009067B8">
        <w:t>的准确度更高，</w:t>
      </w:r>
      <w:r w:rsidR="00856DA9">
        <w:rPr>
          <w:rFonts w:hint="eastAsia"/>
        </w:rPr>
        <w:t>然而目前还不清楚</w:t>
      </w:r>
      <w:ins w:id="293" w:author="jmh081701" w:date="2019-01-04T23:25:00Z">
        <w:r w:rsidR="007104DC">
          <w:rPr>
            <w:rFonts w:hint="eastAsia"/>
          </w:rPr>
          <w:t>其中准确度的提升</w:t>
        </w:r>
      </w:ins>
      <w:ins w:id="294" w:author="jmh081701" w:date="2019-01-04T23:26:00Z">
        <w:r w:rsidR="007104DC">
          <w:rPr>
            <w:rFonts w:hint="eastAsia"/>
          </w:rPr>
          <w:t>有多少</w:t>
        </w:r>
      </w:ins>
      <w:ins w:id="295" w:author="jmh081701" w:date="2019-01-04T23:25:00Z">
        <w:r w:rsidR="007104DC">
          <w:rPr>
            <w:rFonts w:hint="eastAsia"/>
          </w:rPr>
          <w:t>是得益于使用spatial CNN、有</w:t>
        </w:r>
      </w:ins>
      <w:ins w:id="296" w:author="jmh081701" w:date="2019-01-04T23:26:00Z">
        <w:r w:rsidR="007104DC">
          <w:rPr>
            <w:rFonts w:hint="eastAsia"/>
          </w:rPr>
          <w:t>多少是得益于他们在一个超出Tusimple数据集20倍大小的未公开数据集上</w:t>
        </w:r>
      </w:ins>
      <w:ins w:id="297" w:author="jmh081701" w:date="2019-01-04T23:27:00Z">
        <w:r w:rsidR="007104DC">
          <w:rPr>
            <w:rFonts w:hint="eastAsia"/>
          </w:rPr>
          <w:t>进行了预训练。</w:t>
        </w:r>
      </w:ins>
      <w:del w:id="298" w:author="jmh081701" w:date="2019-01-04T23:25:00Z">
        <w:r w:rsidR="00856DA9" w:rsidDel="007104DC">
          <w:rPr>
            <w:rFonts w:hint="eastAsia"/>
          </w:rPr>
          <w:delText>他们使用了多少训练空间用于C</w:delText>
        </w:r>
        <w:r w:rsidR="00856DA9" w:rsidDel="007104DC">
          <w:delText>NN</w:delText>
        </w:r>
        <w:r w:rsidR="00856DA9" w:rsidDel="007104DC">
          <w:rPr>
            <w:rFonts w:hint="eastAsia"/>
          </w:rPr>
          <w:delText>，以及实际上他们在一个比Tu</w:delText>
        </w:r>
        <w:r w:rsidR="00856DA9" w:rsidDel="007104DC">
          <w:delText>Simple</w:delText>
        </w:r>
        <w:r w:rsidR="00856DA9" w:rsidDel="007104DC">
          <w:rPr>
            <w:rFonts w:hint="eastAsia"/>
          </w:rPr>
          <w:delText>常规数据集大20倍的非公开数据集上进行训练的具体情况</w:delText>
        </w:r>
        <w:r w:rsidR="00856DA9" w:rsidDel="007104DC">
          <w:rPr>
            <w:rFonts w:hint="eastAsia"/>
            <w:color w:val="FF0000"/>
          </w:rPr>
          <w:delText>。</w:delText>
        </w:r>
      </w:del>
    </w:p>
    <w:p w:rsidR="005E00E7" w:rsidRDefault="005E00E7" w:rsidP="00CF56B4">
      <w:pPr>
        <w:ind w:firstLineChars="200" w:firstLine="420"/>
      </w:pPr>
      <w:r>
        <w:rPr>
          <w:noProof/>
        </w:rPr>
        <w:drawing>
          <wp:inline distT="0" distB="0" distL="0" distR="0">
            <wp:extent cx="5274310" cy="2010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0410"/>
                    </a:xfrm>
                    <a:prstGeom prst="rect">
                      <a:avLst/>
                    </a:prstGeom>
                  </pic:spPr>
                </pic:pic>
              </a:graphicData>
            </a:graphic>
          </wp:inline>
        </w:drawing>
      </w:r>
    </w:p>
    <w:p w:rsidR="005E00E7" w:rsidRDefault="005E00E7" w:rsidP="004B2664">
      <w:pPr>
        <w:jc w:val="left"/>
      </w:pPr>
      <w:r w:rsidRPr="005E00E7">
        <w:rPr>
          <w:rFonts w:hint="eastAsia"/>
        </w:rPr>
        <w:t>图</w:t>
      </w:r>
      <w:r w:rsidRPr="005E00E7">
        <w:t>5：使用不同的对抗性损失项（嵌入/交叉熵）对验证f分数的训练稳定性的比较。对于每种方法，中心点代表平均f分数，每侧的条形图表示标准偏差。应该注意的是，在</w:t>
      </w:r>
      <m:oMath>
        <m:r>
          <m:rPr>
            <m:sty m:val="p"/>
          </m:rPr>
          <w:rPr>
            <w:rFonts w:ascii="Cambria Math" w:hAnsi="Cambria Math"/>
          </w:rPr>
          <m:t>g:emb/d:ce</m:t>
        </m:r>
      </m:oMath>
      <w:r w:rsidR="00633178">
        <w:rPr>
          <w:rFonts w:hint="eastAsia"/>
        </w:rPr>
        <w:t>和</w:t>
      </w:r>
      <m:oMath>
        <m:r>
          <m:rPr>
            <m:sty m:val="p"/>
          </m:rPr>
          <w:rPr>
            <w:rFonts w:ascii="Cambria Math" w:hAnsi="Cambria Math"/>
          </w:rPr>
          <m:t>g:emb/d:emb</m:t>
        </m:r>
      </m:oMath>
      <w:r w:rsidRPr="005E00E7">
        <w:t>情况下，由于不同运行之间的微小变化，标准条不可见。</w:t>
      </w:r>
    </w:p>
    <w:p w:rsidR="00D62DCC" w:rsidRDefault="00D62DCC" w:rsidP="00D62DCC">
      <w:pPr>
        <w:jc w:val="center"/>
      </w:pPr>
      <w:r w:rsidRPr="00D62DCC">
        <w:rPr>
          <w:rFonts w:hint="eastAsia"/>
        </w:rPr>
        <w:t>表</w:t>
      </w:r>
      <w:r w:rsidRPr="00D62DCC">
        <w:t>4：嵌入提取层的烧蚀研究</w:t>
      </w:r>
    </w:p>
    <w:tbl>
      <w:tblPr>
        <w:tblStyle w:val="a7"/>
        <w:tblW w:w="0" w:type="auto"/>
        <w:tblLook w:val="04A0"/>
      </w:tblPr>
      <w:tblGrid>
        <w:gridCol w:w="3686"/>
        <w:gridCol w:w="1559"/>
        <w:gridCol w:w="1418"/>
        <w:gridCol w:w="1633"/>
      </w:tblGrid>
      <w:tr w:rsidR="00D62DCC" w:rsidTr="00E35D36">
        <w:tc>
          <w:tcPr>
            <w:tcW w:w="3686" w:type="dxa"/>
            <w:tcBorders>
              <w:left w:val="nil"/>
              <w:bottom w:val="single" w:sz="4" w:space="0" w:color="auto"/>
            </w:tcBorders>
          </w:tcPr>
          <w:p w:rsidR="00D62DCC" w:rsidRDefault="00D62DCC" w:rsidP="004B2664">
            <w:pPr>
              <w:jc w:val="left"/>
            </w:pPr>
            <w:r w:rsidRPr="00D62DCC">
              <w:rPr>
                <w:rFonts w:hint="eastAsia"/>
              </w:rPr>
              <w:t>阻止后嵌入损失</w:t>
            </w:r>
            <w:r>
              <w:rPr>
                <w:rFonts w:hint="eastAsia"/>
              </w:rPr>
              <w:t>#</w:t>
            </w:r>
          </w:p>
        </w:tc>
        <w:tc>
          <w:tcPr>
            <w:tcW w:w="1559" w:type="dxa"/>
            <w:tcBorders>
              <w:bottom w:val="single" w:sz="4" w:space="0" w:color="auto"/>
              <w:right w:val="nil"/>
            </w:tcBorders>
          </w:tcPr>
          <w:p w:rsidR="00D62DCC" w:rsidRDefault="00E35D36" w:rsidP="004B2664">
            <w:pPr>
              <w:jc w:val="left"/>
            </w:pPr>
            <w:r>
              <w:rPr>
                <w:rFonts w:hint="eastAsia"/>
              </w:rPr>
              <w:t>准确率(</w:t>
            </w:r>
            <w:r>
              <w:t>%)</w:t>
            </w:r>
          </w:p>
        </w:tc>
        <w:tc>
          <w:tcPr>
            <w:tcW w:w="1418" w:type="dxa"/>
            <w:tcBorders>
              <w:left w:val="nil"/>
              <w:bottom w:val="single" w:sz="4" w:space="0" w:color="auto"/>
              <w:right w:val="nil"/>
            </w:tcBorders>
          </w:tcPr>
          <w:p w:rsidR="00D62DCC" w:rsidRDefault="00E35D36" w:rsidP="004B2664">
            <w:pPr>
              <w:jc w:val="left"/>
            </w:pPr>
            <w:r>
              <w:rPr>
                <w:rFonts w:hint="eastAsia"/>
              </w:rPr>
              <w:t>F</w:t>
            </w:r>
            <w:r>
              <w:t>P</w:t>
            </w:r>
          </w:p>
        </w:tc>
        <w:tc>
          <w:tcPr>
            <w:tcW w:w="1633" w:type="dxa"/>
            <w:tcBorders>
              <w:left w:val="nil"/>
              <w:bottom w:val="single" w:sz="4" w:space="0" w:color="auto"/>
            </w:tcBorders>
          </w:tcPr>
          <w:p w:rsidR="00D62DCC" w:rsidRDefault="00E35D36" w:rsidP="004B2664">
            <w:pPr>
              <w:jc w:val="left"/>
            </w:pPr>
            <w:r>
              <w:rPr>
                <w:rFonts w:hint="eastAsia"/>
              </w:rPr>
              <w:t>F</w:t>
            </w:r>
            <w:r>
              <w:t>N</w:t>
            </w:r>
          </w:p>
        </w:tc>
      </w:tr>
      <w:tr w:rsidR="00D62DCC" w:rsidTr="00E35D36">
        <w:tc>
          <w:tcPr>
            <w:tcW w:w="3686" w:type="dxa"/>
            <w:tcBorders>
              <w:left w:val="nil"/>
              <w:bottom w:val="nil"/>
            </w:tcBorders>
          </w:tcPr>
          <w:p w:rsidR="00D62DCC" w:rsidRDefault="00E35D36" w:rsidP="004B2664">
            <w:pPr>
              <w:jc w:val="left"/>
            </w:pPr>
            <w:r w:rsidRPr="00E35D36">
              <w:t>Dense block 3 (</w:t>
            </w:r>
            <w:r w:rsidR="00B051DE">
              <w:t>fi</w:t>
            </w:r>
            <w:r w:rsidRPr="00E35D36">
              <w:t>rst block after joining)</w:t>
            </w:r>
          </w:p>
        </w:tc>
        <w:tc>
          <w:tcPr>
            <w:tcW w:w="1559" w:type="dxa"/>
            <w:tcBorders>
              <w:bottom w:val="nil"/>
              <w:right w:val="nil"/>
            </w:tcBorders>
          </w:tcPr>
          <w:p w:rsidR="00D62DCC" w:rsidRDefault="00B051DE" w:rsidP="004B2664">
            <w:pPr>
              <w:jc w:val="left"/>
            </w:pPr>
            <w:r>
              <w:rPr>
                <w:rFonts w:hint="eastAsia"/>
              </w:rPr>
              <w:t>93.91</w:t>
            </w:r>
          </w:p>
        </w:tc>
        <w:tc>
          <w:tcPr>
            <w:tcW w:w="1418" w:type="dxa"/>
            <w:tcBorders>
              <w:left w:val="nil"/>
              <w:bottom w:val="nil"/>
              <w:right w:val="nil"/>
            </w:tcBorders>
          </w:tcPr>
          <w:p w:rsidR="00D62DCC" w:rsidRDefault="00B051DE" w:rsidP="004B2664">
            <w:pPr>
              <w:jc w:val="left"/>
            </w:pPr>
            <w:r>
              <w:rPr>
                <w:rFonts w:hint="eastAsia"/>
              </w:rPr>
              <w:t>0.1013</w:t>
            </w:r>
          </w:p>
        </w:tc>
        <w:tc>
          <w:tcPr>
            <w:tcW w:w="1633" w:type="dxa"/>
            <w:tcBorders>
              <w:left w:val="nil"/>
              <w:bottom w:val="nil"/>
            </w:tcBorders>
          </w:tcPr>
          <w:p w:rsidR="00D62DCC" w:rsidRDefault="00B051DE" w:rsidP="004B2664">
            <w:pPr>
              <w:jc w:val="left"/>
            </w:pPr>
            <w:r>
              <w:rPr>
                <w:rFonts w:hint="eastAsia"/>
              </w:rPr>
              <w:t>0.1060</w:t>
            </w:r>
          </w:p>
        </w:tc>
      </w:tr>
      <w:tr w:rsidR="00D62DCC" w:rsidTr="00E35D36">
        <w:tc>
          <w:tcPr>
            <w:tcW w:w="3686" w:type="dxa"/>
            <w:tcBorders>
              <w:top w:val="nil"/>
              <w:left w:val="nil"/>
              <w:bottom w:val="nil"/>
            </w:tcBorders>
          </w:tcPr>
          <w:p w:rsidR="00D62DCC" w:rsidRDefault="00E35D36" w:rsidP="004B2664">
            <w:pPr>
              <w:jc w:val="left"/>
            </w:pPr>
            <w:r w:rsidRPr="00E35D36">
              <w:t>Dense block 5</w:t>
            </w:r>
          </w:p>
        </w:tc>
        <w:tc>
          <w:tcPr>
            <w:tcW w:w="1559" w:type="dxa"/>
            <w:tcBorders>
              <w:top w:val="nil"/>
              <w:bottom w:val="nil"/>
              <w:right w:val="nil"/>
            </w:tcBorders>
          </w:tcPr>
          <w:p w:rsidR="00D62DCC" w:rsidRDefault="00B051DE" w:rsidP="004B2664">
            <w:pPr>
              <w:jc w:val="left"/>
            </w:pPr>
            <w:r>
              <w:rPr>
                <w:rFonts w:hint="eastAsia"/>
              </w:rPr>
              <w:t>94.01</w:t>
            </w:r>
          </w:p>
        </w:tc>
        <w:tc>
          <w:tcPr>
            <w:tcW w:w="1418" w:type="dxa"/>
            <w:tcBorders>
              <w:top w:val="nil"/>
              <w:left w:val="nil"/>
              <w:bottom w:val="nil"/>
              <w:right w:val="nil"/>
            </w:tcBorders>
          </w:tcPr>
          <w:p w:rsidR="00D62DCC" w:rsidRDefault="00B051DE" w:rsidP="004B2664">
            <w:pPr>
              <w:jc w:val="left"/>
            </w:pPr>
            <w:r>
              <w:rPr>
                <w:rFonts w:hint="eastAsia"/>
              </w:rPr>
              <w:t>0.0733</w:t>
            </w:r>
          </w:p>
        </w:tc>
        <w:tc>
          <w:tcPr>
            <w:tcW w:w="1633" w:type="dxa"/>
            <w:tcBorders>
              <w:top w:val="nil"/>
              <w:left w:val="nil"/>
              <w:bottom w:val="nil"/>
            </w:tcBorders>
          </w:tcPr>
          <w:p w:rsidR="00D62DCC" w:rsidRDefault="00B051DE" w:rsidP="004B2664">
            <w:pPr>
              <w:jc w:val="left"/>
            </w:pPr>
            <w:r>
              <w:rPr>
                <w:rFonts w:hint="eastAsia"/>
              </w:rPr>
              <w:t>0.0878</w:t>
            </w:r>
          </w:p>
        </w:tc>
      </w:tr>
      <w:tr w:rsidR="00D62DCC" w:rsidTr="00E35D36">
        <w:tc>
          <w:tcPr>
            <w:tcW w:w="3686" w:type="dxa"/>
            <w:tcBorders>
              <w:top w:val="nil"/>
              <w:left w:val="nil"/>
            </w:tcBorders>
          </w:tcPr>
          <w:p w:rsidR="00D62DCC" w:rsidRDefault="00E35D36" w:rsidP="004B2664">
            <w:pPr>
              <w:jc w:val="left"/>
            </w:pPr>
            <w:r w:rsidRPr="00E35D36">
              <w:t>Dense block 7 (before classi</w:t>
            </w:r>
            <w:r w:rsidR="00B051DE">
              <w:rPr>
                <w:rFonts w:hint="eastAsia"/>
              </w:rPr>
              <w:t>fi</w:t>
            </w:r>
            <w:r w:rsidRPr="00E35D36">
              <w:t>er)</w:t>
            </w:r>
          </w:p>
        </w:tc>
        <w:tc>
          <w:tcPr>
            <w:tcW w:w="1559" w:type="dxa"/>
            <w:tcBorders>
              <w:top w:val="nil"/>
              <w:right w:val="nil"/>
            </w:tcBorders>
          </w:tcPr>
          <w:p w:rsidR="00D62DCC" w:rsidRDefault="00B051DE" w:rsidP="004B2664">
            <w:pPr>
              <w:jc w:val="left"/>
            </w:pPr>
            <w:r>
              <w:rPr>
                <w:rFonts w:hint="eastAsia"/>
              </w:rPr>
              <w:t>94.94</w:t>
            </w:r>
          </w:p>
        </w:tc>
        <w:tc>
          <w:tcPr>
            <w:tcW w:w="1418" w:type="dxa"/>
            <w:tcBorders>
              <w:top w:val="nil"/>
              <w:left w:val="nil"/>
              <w:right w:val="nil"/>
            </w:tcBorders>
          </w:tcPr>
          <w:p w:rsidR="00D62DCC" w:rsidRDefault="00B051DE" w:rsidP="004B2664">
            <w:pPr>
              <w:jc w:val="left"/>
            </w:pPr>
            <w:r>
              <w:rPr>
                <w:rFonts w:hint="eastAsia"/>
              </w:rPr>
              <w:t>0.0592</w:t>
            </w:r>
          </w:p>
        </w:tc>
        <w:tc>
          <w:tcPr>
            <w:tcW w:w="1633" w:type="dxa"/>
            <w:tcBorders>
              <w:top w:val="nil"/>
              <w:left w:val="nil"/>
            </w:tcBorders>
          </w:tcPr>
          <w:p w:rsidR="00D62DCC" w:rsidRDefault="00B051DE" w:rsidP="004B2664">
            <w:pPr>
              <w:jc w:val="left"/>
            </w:pPr>
            <w:r>
              <w:rPr>
                <w:rFonts w:hint="eastAsia"/>
              </w:rPr>
              <w:t>0.0673</w:t>
            </w:r>
          </w:p>
        </w:tc>
      </w:tr>
    </w:tbl>
    <w:p w:rsidR="00D62DCC" w:rsidRDefault="00D62DCC" w:rsidP="004B2664">
      <w:pPr>
        <w:jc w:val="left"/>
      </w:pPr>
    </w:p>
    <w:p w:rsidR="0031380B" w:rsidRPr="00352227" w:rsidRDefault="0031380B" w:rsidP="00502097">
      <w:pPr>
        <w:rPr>
          <w:b/>
        </w:rPr>
      </w:pPr>
      <w:r w:rsidRPr="00352227">
        <w:rPr>
          <w:rFonts w:hint="eastAsia"/>
          <w:b/>
        </w:rPr>
        <w:t>6.2</w:t>
      </w:r>
      <w:r w:rsidR="00896F28">
        <w:rPr>
          <w:rFonts w:hint="eastAsia"/>
          <w:b/>
        </w:rPr>
        <w:t>模型简化研究</w:t>
      </w:r>
      <w:r w:rsidR="0060317D" w:rsidRPr="00352227">
        <w:rPr>
          <w:rFonts w:hint="eastAsia"/>
          <w:b/>
        </w:rPr>
        <w:t>分析</w:t>
      </w:r>
    </w:p>
    <w:p w:rsidR="0031380B" w:rsidRDefault="003212CD" w:rsidP="003212CD">
      <w:pPr>
        <w:ind w:firstLineChars="200" w:firstLine="420"/>
      </w:pPr>
      <w:r w:rsidRPr="003212CD">
        <w:rPr>
          <w:rFonts w:hint="eastAsia"/>
        </w:rPr>
        <w:t>正如我们在表</w:t>
      </w:r>
      <w:r w:rsidRPr="003212CD">
        <w:t>3和图5</w:t>
      </w:r>
      <w:r w:rsidR="00076969">
        <w:t>中所示的不同对抗性损失项</w:t>
      </w:r>
      <w:r w:rsidRPr="003212CD">
        <w:t>比较中观察</w:t>
      </w:r>
      <w:r w:rsidR="00076969">
        <w:rPr>
          <w:rFonts w:hint="eastAsia"/>
        </w:rPr>
        <w:t>到</w:t>
      </w:r>
      <w:r w:rsidR="00076969">
        <w:t>的那样，使用</w:t>
      </w:r>
      <w:r w:rsidR="00076969">
        <w:rPr>
          <w:rFonts w:hint="eastAsia"/>
        </w:rPr>
        <w:t>嵌入损失的生成器可以</w:t>
      </w:r>
      <w:r w:rsidR="00476DDB">
        <w:t>使得训练更加稳定并防止</w:t>
      </w:r>
      <w:commentRangeStart w:id="299"/>
      <w:r w:rsidR="00476DDB">
        <w:rPr>
          <w:rFonts w:hint="eastAsia"/>
        </w:rPr>
        <w:t>梯度爆炸</w:t>
      </w:r>
      <w:commentRangeEnd w:id="299"/>
      <w:r w:rsidR="00856DA9">
        <w:rPr>
          <w:rStyle w:val="a8"/>
        </w:rPr>
        <w:commentReference w:id="299"/>
      </w:r>
      <w:r w:rsidRPr="003212CD">
        <w:t>。与具有交叉熵损失的通常公式相比，嵌入损失提供了更强的信</w:t>
      </w:r>
      <w:r w:rsidR="00476DDB">
        <w:t>号，因为它利用现有的</w:t>
      </w:r>
      <w:ins w:id="300" w:author="jmh081701" w:date="2019-01-04T23:34:00Z">
        <w:r w:rsidR="00B705F2">
          <w:t>事实</w:t>
        </w:r>
      </w:ins>
      <w:r w:rsidR="00476DDB">
        <w:t>基础</w:t>
      </w:r>
      <w:del w:id="301" w:author="jmh081701" w:date="2019-01-04T23:34:00Z">
        <w:r w:rsidR="00476DDB" w:rsidDel="00B705F2">
          <w:delText>事实</w:delText>
        </w:r>
      </w:del>
      <w:r w:rsidR="00476DDB">
        <w:t>，而不仅仅基于鉴别器的假设</w:t>
      </w:r>
      <w:r w:rsidR="00476DDB">
        <w:rPr>
          <w:rFonts w:hint="eastAsia"/>
        </w:rPr>
        <w:t>及其</w:t>
      </w:r>
      <w:r w:rsidRPr="003212CD">
        <w:t>内部表示。</w:t>
      </w:r>
    </w:p>
    <w:p w:rsidR="00E33814" w:rsidRDefault="007066C2" w:rsidP="003212CD">
      <w:pPr>
        <w:ind w:firstLineChars="200" w:firstLine="420"/>
      </w:pPr>
      <w:r>
        <w:rPr>
          <w:rFonts w:hint="eastAsia"/>
        </w:rPr>
        <w:t>使用正常的交叉熵损失可能导致模型根本没法训练，这是因为生成器在鉴别器</w:t>
      </w:r>
      <w:r w:rsidR="00856DA9">
        <w:rPr>
          <w:rFonts w:hint="eastAsia"/>
        </w:rPr>
        <w:t>还</w:t>
      </w:r>
      <w:r>
        <w:rPr>
          <w:rFonts w:hint="eastAsia"/>
        </w:rPr>
        <w:t>没有生成对真假图像的理解之前就开始在特征空间</w:t>
      </w:r>
      <w:r w:rsidR="00856DA9">
        <w:rPr>
          <w:rFonts w:hint="eastAsia"/>
        </w:rPr>
        <w:t>进行</w:t>
      </w:r>
      <w:r>
        <w:rPr>
          <w:rFonts w:hint="eastAsia"/>
        </w:rPr>
        <w:t>搜索</w:t>
      </w:r>
      <w:r>
        <w:t>。相反，使用嵌入</w:t>
      </w:r>
      <w:r>
        <w:rPr>
          <w:rFonts w:hint="eastAsia"/>
        </w:rPr>
        <w:t>损失</w:t>
      </w:r>
      <w:r w:rsidR="007D321D" w:rsidRPr="007D321D">
        <w:t>，这种</w:t>
      </w:r>
      <w:r>
        <w:rPr>
          <w:rFonts w:hint="eastAsia"/>
        </w:rPr>
        <w:t>噪声结果会导致损失项的值</w:t>
      </w:r>
      <w:r w:rsidR="00856DA9">
        <w:rPr>
          <w:rFonts w:hint="eastAsia"/>
        </w:rPr>
        <w:t>变得</w:t>
      </w:r>
      <w:r>
        <w:rPr>
          <w:rFonts w:hint="eastAsia"/>
        </w:rPr>
        <w:t>特别大</w:t>
      </w:r>
      <w:r w:rsidR="004D6DDB">
        <w:t>。</w:t>
      </w:r>
      <w:r w:rsidR="004D6DDB">
        <w:rPr>
          <w:rFonts w:hint="eastAsia"/>
        </w:rPr>
        <w:t>准确</w:t>
      </w:r>
      <w:r w:rsidR="004D6DDB">
        <w:t>区分虚假和真实分布的</w:t>
      </w:r>
      <w:r w:rsidR="007D321D" w:rsidRPr="007D321D">
        <w:t>鉴别器</w:t>
      </w:r>
      <w:r w:rsidR="004D6DDB">
        <w:rPr>
          <w:rFonts w:hint="eastAsia"/>
        </w:rPr>
        <w:t>也</w:t>
      </w:r>
      <w:r w:rsidR="004D6DDB">
        <w:t>会导致训练</w:t>
      </w:r>
      <w:r w:rsidR="002A1734">
        <w:t>不稳定。因此，使用嵌入</w:t>
      </w:r>
      <w:r w:rsidR="002A1734">
        <w:rPr>
          <w:rFonts w:hint="eastAsia"/>
        </w:rPr>
        <w:t>损失</w:t>
      </w:r>
      <w:r w:rsidR="007D321D" w:rsidRPr="007D321D">
        <w:t>可以</w:t>
      </w:r>
      <w:r w:rsidR="002A1734">
        <w:rPr>
          <w:rFonts w:hint="eastAsia"/>
        </w:rPr>
        <w:t>使得梯度更好的反馈到生成器</w:t>
      </w:r>
      <w:r w:rsidR="002A1734">
        <w:t>，</w:t>
      </w:r>
      <w:r w:rsidR="002A1734">
        <w:rPr>
          <w:rFonts w:hint="eastAsia"/>
        </w:rPr>
        <w:t>进而得到性能更加优良的生成器</w:t>
      </w:r>
      <w:r w:rsidR="007D321D" w:rsidRPr="007D321D">
        <w:t>。类似地，</w:t>
      </w:r>
      <w:r w:rsidR="00982A13">
        <w:rPr>
          <w:rFonts w:hint="eastAsia"/>
        </w:rPr>
        <w:t>只在鉴别器使用嵌入损失而不在生成器使用嵌入损失也一样会使训练过程不稳定，主要是因为生成器无法有效的对噪声数据进行惩罚。</w:t>
      </w:r>
    </w:p>
    <w:p w:rsidR="00373870" w:rsidRDefault="0093746C" w:rsidP="003212CD">
      <w:pPr>
        <w:ind w:firstLineChars="200" w:firstLine="420"/>
      </w:pPr>
      <w:r>
        <w:rPr>
          <w:rFonts w:hint="eastAsia"/>
        </w:rPr>
        <w:t>在第二项模型简化</w:t>
      </w:r>
      <w:r w:rsidR="00EB4BBC">
        <w:rPr>
          <w:rFonts w:hint="eastAsia"/>
        </w:rPr>
        <w:t>研究中，</w:t>
      </w:r>
      <w:r w:rsidR="00373870" w:rsidRPr="00373870">
        <w:rPr>
          <w:rFonts w:hint="eastAsia"/>
        </w:rPr>
        <w:t>表</w:t>
      </w:r>
      <w:r w:rsidR="00373870" w:rsidRPr="00373870">
        <w:t>4和图6</w:t>
      </w:r>
      <w:r w:rsidR="00F41BE8">
        <w:t>所示，我们观察到</w:t>
      </w:r>
      <w:r w:rsidR="00F41BE8">
        <w:rPr>
          <w:rFonts w:hint="eastAsia"/>
        </w:rPr>
        <w:t>在更深的网络层提取嵌入表达可以获取更好的性能</w:t>
      </w:r>
      <w:r w:rsidR="00F546C3">
        <w:t>。这可能是由于</w:t>
      </w:r>
      <w:r w:rsidR="00F546C3">
        <w:rPr>
          <w:rFonts w:hint="eastAsia"/>
        </w:rPr>
        <w:t>提取层次越深</w:t>
      </w:r>
      <w:r w:rsidR="00F546C3">
        <w:t>，这使得</w:t>
      </w:r>
      <w:r w:rsidR="00F546C3">
        <w:rPr>
          <w:rFonts w:hint="eastAsia"/>
        </w:rPr>
        <w:t>生成器</w:t>
      </w:r>
      <w:r w:rsidR="00F546C3">
        <w:t>能够更好地</w:t>
      </w:r>
      <w:r w:rsidR="00F546C3">
        <w:rPr>
          <w:rFonts w:hint="eastAsia"/>
        </w:rPr>
        <w:t>提取</w:t>
      </w:r>
      <w:r w:rsidR="00F546C3">
        <w:t>高</w:t>
      </w:r>
      <w:r w:rsidR="00F546C3">
        <w:rPr>
          <w:rFonts w:hint="eastAsia"/>
        </w:rPr>
        <w:t>层次的图像特征</w:t>
      </w:r>
      <w:r w:rsidR="00373870" w:rsidRPr="00373870">
        <w:t>。</w:t>
      </w:r>
    </w:p>
    <w:p w:rsidR="00421597" w:rsidRDefault="00421597" w:rsidP="00421597">
      <w:r>
        <w:rPr>
          <w:noProof/>
        </w:rPr>
        <w:lastRenderedPageBreak/>
        <w:drawing>
          <wp:inline distT="0" distB="0" distL="0" distR="0">
            <wp:extent cx="5274310" cy="2441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1575"/>
                    </a:xfrm>
                    <a:prstGeom prst="rect">
                      <a:avLst/>
                    </a:prstGeom>
                  </pic:spPr>
                </pic:pic>
              </a:graphicData>
            </a:graphic>
          </wp:inline>
        </w:drawing>
      </w:r>
    </w:p>
    <w:p w:rsidR="00421597" w:rsidRDefault="00421597" w:rsidP="00421597">
      <w:r w:rsidRPr="00421597">
        <w:rPr>
          <w:rFonts w:hint="eastAsia"/>
        </w:rPr>
        <w:t>图</w:t>
      </w:r>
      <w:r w:rsidRPr="00421597">
        <w:t>6：在特定密集块（DB）之后获取嵌入损耗（EL）的比较：数据和标签（左）以及不同设置的预测结果（右三个图像）。 放大时，最好在计算机屏幕上查看详细信息</w:t>
      </w:r>
    </w:p>
    <w:p w:rsidR="00421597" w:rsidRDefault="00421597" w:rsidP="00421597">
      <w:r>
        <w:rPr>
          <w:noProof/>
        </w:rPr>
        <w:drawing>
          <wp:inline distT="0" distB="0" distL="0" distR="0">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0015"/>
                    </a:xfrm>
                    <a:prstGeom prst="rect">
                      <a:avLst/>
                    </a:prstGeom>
                  </pic:spPr>
                </pic:pic>
              </a:graphicData>
            </a:graphic>
          </wp:inline>
        </w:drawing>
      </w:r>
    </w:p>
    <w:p w:rsidR="00421597" w:rsidRDefault="00421597" w:rsidP="00421597">
      <w:r w:rsidRPr="00421597">
        <w:rPr>
          <w:rFonts w:hint="eastAsia"/>
        </w:rPr>
        <w:t>图</w:t>
      </w:r>
      <w:r w:rsidRPr="00421597">
        <w:t>7：输入数据的示例细节（左），常规语义分段输出（中心），以及使用红色，绿色和蓝色通道显示的相同设置训练的三个不同EL-GAN模型（右）</w:t>
      </w:r>
    </w:p>
    <w:p w:rsidR="00373870" w:rsidRPr="00373870" w:rsidRDefault="00373870" w:rsidP="00373870">
      <w:pPr>
        <w:rPr>
          <w:b/>
        </w:rPr>
      </w:pPr>
      <w:r w:rsidRPr="00373870">
        <w:rPr>
          <w:rFonts w:hint="eastAsia"/>
          <w:b/>
        </w:rPr>
        <w:t>6.3用于语义分割的</w:t>
      </w:r>
      <w:r w:rsidRPr="00373870">
        <w:rPr>
          <w:b/>
        </w:rPr>
        <w:t>GAN</w:t>
      </w:r>
    </w:p>
    <w:p w:rsidR="00373870" w:rsidRDefault="0067017B" w:rsidP="003212CD">
      <w:pPr>
        <w:ind w:firstLineChars="200" w:firstLine="420"/>
      </w:pPr>
      <w:r w:rsidRPr="0067017B">
        <w:rPr>
          <w:rFonts w:hint="eastAsia"/>
        </w:rPr>
        <w:t>仔细观察常规</w:t>
      </w:r>
      <w:r w:rsidRPr="0067017B">
        <w:t>CNN和EL-GAN之间的</w:t>
      </w:r>
      <w:ins w:id="302" w:author="jmh081701" w:date="2019-01-04T23:27:00Z">
        <w:r w:rsidR="006161F5">
          <w:rPr>
            <w:rFonts w:hint="eastAsia"/>
          </w:rPr>
          <w:t>输出结果</w:t>
        </w:r>
      </w:ins>
      <w:del w:id="303" w:author="jmh081701" w:date="2019-01-04T23:27:00Z">
        <w:r w:rsidRPr="0067017B" w:rsidDel="006161F5">
          <w:delText>比较</w:delText>
        </w:r>
      </w:del>
      <w:r w:rsidRPr="0067017B">
        <w:t>（图4），我们发现它们的输出性质存在明显差异。非GAN</w:t>
      </w:r>
      <w:r w:rsidR="008C2545">
        <w:t>网络</w:t>
      </w:r>
      <w:r w:rsidR="008F6E12">
        <w:rPr>
          <w:rFonts w:hint="eastAsia"/>
        </w:rPr>
        <w:t>根据</w:t>
      </w:r>
      <w:r w:rsidR="008F6E12">
        <w:t>每个像素</w:t>
      </w:r>
      <w:r w:rsidR="008F6E12">
        <w:rPr>
          <w:rFonts w:hint="eastAsia"/>
        </w:rPr>
        <w:t>每个类别的概率</w:t>
      </w:r>
      <w:r w:rsidR="008C2545">
        <w:t>产生概率</w:t>
      </w:r>
      <w:r w:rsidR="00856DA9">
        <w:rPr>
          <w:rFonts w:hint="eastAsia"/>
        </w:rPr>
        <w:t>性</w:t>
      </w:r>
      <w:r w:rsidR="008C2545">
        <w:t>输出，</w:t>
      </w:r>
      <w:r w:rsidRPr="0067017B">
        <w:t>而EL-GAN</w:t>
      </w:r>
      <w:r w:rsidR="0008156C">
        <w:t>的输出</w:t>
      </w:r>
      <w:r w:rsidR="0008156C">
        <w:rPr>
          <w:rFonts w:hint="eastAsia"/>
        </w:rPr>
        <w:t>只有一种可能的</w:t>
      </w:r>
      <w:r w:rsidR="0008156C">
        <w:t>标签，</w:t>
      </w:r>
      <w:r w:rsidR="0008156C">
        <w:rPr>
          <w:rFonts w:hint="eastAsia"/>
        </w:rPr>
        <w:t>没有</w:t>
      </w:r>
      <w:r w:rsidRPr="0067017B">
        <w:t>任何不确定性。</w:t>
      </w:r>
      <w:r w:rsidR="00334671">
        <w:t>有人可能会说，</w:t>
      </w:r>
      <w:r w:rsidR="00334671">
        <w:rPr>
          <w:rFonts w:hint="eastAsia"/>
        </w:rPr>
        <w:t>缺少</w:t>
      </w:r>
      <w:r w:rsidR="00334671">
        <w:t>不确定</w:t>
      </w:r>
      <w:r w:rsidR="00334671">
        <w:rPr>
          <w:rFonts w:hint="eastAsia"/>
        </w:rPr>
        <w:t>性的标识会</w:t>
      </w:r>
      <w:r w:rsidRPr="0067017B">
        <w:t>阻碍了进一步的后</w:t>
      </w:r>
      <w:r w:rsidR="008F6E12">
        <w:rPr>
          <w:rFonts w:hint="eastAsia"/>
        </w:rPr>
        <w:t>期</w:t>
      </w:r>
      <w:r w:rsidRPr="0067017B">
        <w:t>处理。然而，通常应用的后</w:t>
      </w:r>
      <w:r w:rsidR="008F6E12">
        <w:rPr>
          <w:rFonts w:hint="eastAsia"/>
        </w:rPr>
        <w:t>期</w:t>
      </w:r>
      <w:r w:rsidRPr="0067017B">
        <w:t>处理方案的第一步是通过阈值处理或应用</w:t>
      </w:r>
      <w:r w:rsidR="008F6E12">
        <w:rPr>
          <w:rFonts w:hint="eastAsia"/>
        </w:rPr>
        <w:t>最大参数</w:t>
      </w:r>
      <w:r w:rsidRPr="0067017B">
        <w:t>（例如[2,3]</w:t>
      </w:r>
      <w:r w:rsidR="00511BA9">
        <w:t>）来消除</w:t>
      </w:r>
      <w:r w:rsidR="00511BA9">
        <w:rPr>
          <w:rFonts w:hint="eastAsia"/>
        </w:rPr>
        <w:t>不确定性</w:t>
      </w:r>
      <w:r w:rsidRPr="0067017B">
        <w:t>。</w:t>
      </w:r>
      <w:r w:rsidR="00511BA9">
        <w:t>另外，</w:t>
      </w:r>
      <w:r w:rsidR="00511BA9">
        <w:rPr>
          <w:rFonts w:hint="eastAsia"/>
        </w:rPr>
        <w:t>普通</w:t>
      </w:r>
      <w:r w:rsidRPr="0067017B">
        <w:t>CNN</w:t>
      </w:r>
      <w:r w:rsidR="00511BA9">
        <w:rPr>
          <w:rFonts w:hint="eastAsia"/>
        </w:rPr>
        <w:t>逐</w:t>
      </w:r>
      <w:r w:rsidRPr="0067017B">
        <w:t>像素</w:t>
      </w:r>
      <w:r w:rsidR="00511BA9">
        <w:rPr>
          <w:rFonts w:hint="eastAsia"/>
        </w:rPr>
        <w:t>独立的</w:t>
      </w:r>
      <w:r w:rsidR="00511BA9">
        <w:t>概率输出可能隐藏</w:t>
      </w:r>
      <w:r w:rsidRPr="0067017B">
        <w:t>像素间相关性。</w:t>
      </w:r>
      <w:r w:rsidR="00FE280A">
        <w:t>交叉熵损失</w:t>
      </w:r>
      <w:r w:rsidR="00FE280A">
        <w:rPr>
          <w:rFonts w:hint="eastAsia"/>
        </w:rPr>
        <w:t>使得</w:t>
      </w:r>
      <w:r w:rsidRPr="0067017B">
        <w:t>网络输出</w:t>
      </w:r>
      <w:r w:rsidR="00FE280A">
        <w:rPr>
          <w:rFonts w:hint="eastAsia"/>
        </w:rPr>
        <w:t>不依赖于标签的多样性。</w:t>
      </w:r>
    </w:p>
    <w:p w:rsidR="006B254A" w:rsidRDefault="006B254A" w:rsidP="003212CD">
      <w:pPr>
        <w:ind w:firstLineChars="200" w:firstLine="420"/>
      </w:pPr>
      <w:r w:rsidRPr="006B254A">
        <w:rPr>
          <w:rFonts w:hint="eastAsia"/>
        </w:rPr>
        <w:t>在用于语义分割的</w:t>
      </w:r>
      <w:r w:rsidRPr="006B254A">
        <w:t>EL-GAN和其他GAN中，训练网络</w:t>
      </w:r>
      <w:r w:rsidR="00AA1996">
        <w:rPr>
          <w:rFonts w:hint="eastAsia"/>
        </w:rPr>
        <w:t>在给定</w:t>
      </w:r>
      <w:r w:rsidR="00AA1996">
        <w:t>输入图像</w:t>
      </w:r>
      <w:r w:rsidRPr="006B254A">
        <w:t>条件</w:t>
      </w:r>
      <w:r w:rsidR="00AA1996">
        <w:rPr>
          <w:rFonts w:hint="eastAsia"/>
        </w:rPr>
        <w:t>下的输出对应同分布的一个标签</w:t>
      </w:r>
      <w:r w:rsidRPr="006B254A">
        <w:t>。图7</w:t>
      </w:r>
      <w:ins w:id="304" w:author="jmh081701" w:date="2019-01-04T23:35:00Z">
        <w:r w:rsidR="00C70D37">
          <w:rPr>
            <w:rFonts w:hint="eastAsia"/>
          </w:rPr>
          <w:t>给</w:t>
        </w:r>
      </w:ins>
      <w:del w:id="305" w:author="jmh081701" w:date="2019-01-04T23:35:00Z">
        <w:r w:rsidRPr="006B254A" w:rsidDel="00C70D37">
          <w:delText>中示</w:delText>
        </w:r>
      </w:del>
      <w:r w:rsidRPr="006B254A">
        <w:t>出了一个示例，</w:t>
      </w:r>
      <w:r w:rsidR="00AA1996">
        <w:rPr>
          <w:rFonts w:hint="eastAsia"/>
        </w:rPr>
        <w:t>当</w:t>
      </w:r>
      <w:r w:rsidR="00AA1996">
        <w:t>车道标记被遮挡</w:t>
      </w:r>
      <w:r w:rsidR="00AA1996">
        <w:rPr>
          <w:rFonts w:hint="eastAsia"/>
        </w:rPr>
        <w:t>或</w:t>
      </w:r>
      <w:r w:rsidR="00AA1996">
        <w:t>网络变得</w:t>
      </w:r>
      <w:del w:id="306" w:author="jmh081701" w:date="2019-01-04T23:35:00Z">
        <w:r w:rsidR="00AA1996" w:rsidDel="0046669D">
          <w:delText>更</w:delText>
        </w:r>
      </w:del>
      <w:r w:rsidR="00AA1996">
        <w:t>不确定</w:t>
      </w:r>
      <w:r w:rsidR="00AA1996">
        <w:rPr>
          <w:rFonts w:hint="eastAsia"/>
        </w:rPr>
        <w:t>时结果的选择过程</w:t>
      </w:r>
      <w:r w:rsidRPr="006B254A">
        <w:t>。</w:t>
      </w:r>
      <w:r w:rsidR="0057064B">
        <w:rPr>
          <w:rFonts w:hint="eastAsia"/>
        </w:rPr>
        <w:t>虽然这种方式牺牲了某个不确定性</w:t>
      </w:r>
      <w:r w:rsidRPr="006B254A">
        <w:t>，</w:t>
      </w:r>
      <w:r w:rsidR="0057064B">
        <w:rPr>
          <w:rFonts w:hint="eastAsia"/>
        </w:rPr>
        <w:t>但是</w:t>
      </w:r>
      <w:r w:rsidRPr="006B254A">
        <w:t>它可以使后</w:t>
      </w:r>
      <w:r w:rsidR="008F6E12">
        <w:rPr>
          <w:rFonts w:hint="eastAsia"/>
        </w:rPr>
        <w:t>期</w:t>
      </w:r>
      <w:r w:rsidRPr="006B254A">
        <w:t>处理</w:t>
      </w:r>
      <w:r w:rsidR="008F6E12">
        <w:rPr>
          <w:rFonts w:hint="eastAsia"/>
        </w:rPr>
        <w:t>变得</w:t>
      </w:r>
      <w:r w:rsidR="0057064B">
        <w:t>更</w:t>
      </w:r>
      <w:r w:rsidR="0057064B">
        <w:rPr>
          <w:rFonts w:hint="eastAsia"/>
        </w:rPr>
        <w:t>加</w:t>
      </w:r>
      <w:r w:rsidR="0057064B">
        <w:t>容易</w:t>
      </w:r>
      <w:r w:rsidR="008F6E12">
        <w:rPr>
          <w:rFonts w:hint="eastAsia"/>
        </w:rPr>
        <w:t>和</w:t>
      </w:r>
      <w:r w:rsidRPr="006B254A">
        <w:t>准确。对于车道标记检测的任</w:t>
      </w:r>
      <w:r w:rsidR="00C30DC2">
        <w:t>务，</w:t>
      </w:r>
      <w:del w:id="307" w:author="jmh081701" w:date="2019-01-04T23:36:00Z">
        <w:r w:rsidR="00C30DC2" w:rsidDel="00D34394">
          <w:delText>我们确实已经表明</w:delText>
        </w:r>
      </w:del>
      <w:r w:rsidR="00C30DC2">
        <w:t>语义分段</w:t>
      </w:r>
      <w:ins w:id="308" w:author="jmh081701" w:date="2019-01-04T23:36:00Z">
        <w:r w:rsidR="00D34394">
          <w:t>确实没必要</w:t>
        </w:r>
      </w:ins>
      <w:del w:id="309" w:author="jmh081701" w:date="2019-01-04T23:36:00Z">
        <w:r w:rsidR="00C30DC2" w:rsidDel="00D34394">
          <w:delText>不需要</w:delText>
        </w:r>
      </w:del>
      <w:r w:rsidR="00C30DC2">
        <w:t>输出</w:t>
      </w:r>
      <w:ins w:id="310" w:author="jmh081701" w:date="2019-01-04T23:36:00Z">
        <w:r w:rsidR="00D34394">
          <w:t>最终的</w:t>
        </w:r>
      </w:ins>
      <w:r w:rsidR="00C30DC2">
        <w:t>概率</w:t>
      </w:r>
      <w:ins w:id="311" w:author="jmh081701" w:date="2019-01-04T23:36:00Z">
        <w:r w:rsidR="00D34394">
          <w:t>分布</w:t>
        </w:r>
      </w:ins>
      <w:r w:rsidR="00C30DC2">
        <w:t>。但是，对于其他应用</w:t>
      </w:r>
      <w:r w:rsidR="00C30DC2">
        <w:rPr>
          <w:rFonts w:hint="eastAsia"/>
        </w:rPr>
        <w:t>场景</w:t>
      </w:r>
      <w:r w:rsidRPr="006B254A">
        <w:t>，情况可能并非如此。通过GAN</w:t>
      </w:r>
      <w:r w:rsidR="00B63C3E">
        <w:t>引入</w:t>
      </w:r>
      <w:r w:rsidRPr="006B254A">
        <w:t>不确定性</w:t>
      </w:r>
      <w:r w:rsidR="007625DE">
        <w:rPr>
          <w:rFonts w:hint="eastAsia"/>
        </w:rPr>
        <w:t>表示</w:t>
      </w:r>
      <w:r w:rsidR="007625DE">
        <w:t>的</w:t>
      </w:r>
      <w:r w:rsidR="007625DE">
        <w:rPr>
          <w:rFonts w:hint="eastAsia"/>
        </w:rPr>
        <w:t>直接方法是在</w:t>
      </w:r>
      <w:r w:rsidR="007625DE">
        <w:t>输入</w:t>
      </w:r>
      <w:r w:rsidR="007625DE">
        <w:rPr>
          <w:rFonts w:hint="eastAsia"/>
        </w:rPr>
        <w:t>中加入一些随机样本并运行</w:t>
      </w:r>
      <w:r w:rsidRPr="006B254A">
        <w:t>多次或</w:t>
      </w:r>
      <w:ins w:id="312" w:author="jmh081701" w:date="2019-01-04T23:36:00Z">
        <w:r w:rsidR="00CA3E17">
          <w:rPr>
            <w:rFonts w:hint="eastAsia"/>
          </w:rPr>
          <w:t>训练</w:t>
        </w:r>
      </w:ins>
      <w:del w:id="313" w:author="jmh081701" w:date="2019-01-04T23:36:00Z">
        <w:r w:rsidRPr="006B254A" w:rsidDel="00CA3E17">
          <w:delText>使用</w:delText>
        </w:r>
      </w:del>
      <w:r w:rsidR="007625DE">
        <w:rPr>
          <w:rFonts w:hint="eastAsia"/>
        </w:rPr>
        <w:t>多个类似的</w:t>
      </w:r>
      <w:r w:rsidRPr="006B254A">
        <w:t>EL-GAN。然后，</w:t>
      </w:r>
      <w:r w:rsidR="007625DE">
        <w:rPr>
          <w:rFonts w:hint="eastAsia"/>
        </w:rPr>
        <w:t>把这些可能的标签作为输入呈递到后</w:t>
      </w:r>
      <w:r w:rsidR="008F6E12">
        <w:rPr>
          <w:rFonts w:hint="eastAsia"/>
        </w:rPr>
        <w:lastRenderedPageBreak/>
        <w:t>期</w:t>
      </w:r>
      <w:r w:rsidR="007625DE">
        <w:rPr>
          <w:rFonts w:hint="eastAsia"/>
        </w:rPr>
        <w:t>处理过程。</w:t>
      </w:r>
    </w:p>
    <w:p w:rsidR="00E33814" w:rsidRDefault="00E33814" w:rsidP="003212CD">
      <w:pPr>
        <w:ind w:firstLineChars="200" w:firstLine="420"/>
      </w:pPr>
    </w:p>
    <w:p w:rsidR="0031380B" w:rsidRPr="0031380B" w:rsidRDefault="0031380B" w:rsidP="00502097">
      <w:pPr>
        <w:rPr>
          <w:b/>
        </w:rPr>
      </w:pPr>
      <w:r w:rsidRPr="0031380B">
        <w:rPr>
          <w:rFonts w:hint="eastAsia"/>
          <w:b/>
        </w:rPr>
        <w:t>7总结</w:t>
      </w:r>
    </w:p>
    <w:p w:rsidR="002B152D" w:rsidRDefault="00527759" w:rsidP="00297CC6">
      <w:pPr>
        <w:ind w:firstLineChars="200" w:firstLine="420"/>
      </w:pPr>
      <w:r>
        <w:rPr>
          <w:rFonts w:hint="eastAsia"/>
        </w:rPr>
        <w:t>在本文中，我们提出、</w:t>
      </w:r>
      <w:r w:rsidR="006B254A" w:rsidRPr="006B254A">
        <w:rPr>
          <w:rFonts w:hint="eastAsia"/>
        </w:rPr>
        <w:t>研究和比较</w:t>
      </w:r>
      <w:r>
        <w:rPr>
          <w:rFonts w:hint="eastAsia"/>
        </w:rPr>
        <w:t>了</w:t>
      </w:r>
      <w:del w:id="314" w:author="jmh081701" w:date="2019-01-04T23:28:00Z">
        <w:r w:rsidDel="00961CE4">
          <w:rPr>
            <w:rFonts w:hint="eastAsia"/>
          </w:rPr>
          <w:delText>以</w:delText>
        </w:r>
      </w:del>
      <w:r w:rsidR="006B254A" w:rsidRPr="006B254A">
        <w:t>EL-GAN</w:t>
      </w:r>
      <w:ins w:id="315" w:author="jmh081701" w:date="2019-01-04T23:28:00Z">
        <w:r w:rsidR="00961CE4">
          <w:rPr>
            <w:rFonts w:hint="eastAsia"/>
          </w:rPr>
          <w:t>，</w:t>
        </w:r>
        <w:r w:rsidR="00961CE4">
          <w:t>一种</w:t>
        </w:r>
      </w:ins>
      <w:r>
        <w:t>作为</w:t>
      </w:r>
      <w:r>
        <w:rPr>
          <w:rFonts w:hint="eastAsia"/>
        </w:rPr>
        <w:t>在预测结果中保留标注数据的某些特征</w:t>
      </w:r>
      <w:r w:rsidR="006B254A" w:rsidRPr="006B254A">
        <w:t>的</w:t>
      </w:r>
      <w:ins w:id="316" w:author="jmh081701" w:date="2019-01-04T23:28:00Z">
        <w:r w:rsidR="00961CE4">
          <w:rPr>
            <w:rFonts w:hint="eastAsia"/>
          </w:rPr>
          <w:t>网络</w:t>
        </w:r>
      </w:ins>
      <w:ins w:id="317" w:author="jmh081701" w:date="2019-01-04T23:29:00Z">
        <w:r w:rsidR="00961CE4">
          <w:rPr>
            <w:rFonts w:hint="eastAsia"/>
          </w:rPr>
          <w:t>结构</w:t>
        </w:r>
      </w:ins>
      <w:del w:id="318" w:author="jmh081701" w:date="2019-01-04T23:28:00Z">
        <w:r w:rsidR="006B254A" w:rsidRPr="006B254A" w:rsidDel="00961CE4">
          <w:delText>方法</w:delText>
        </w:r>
      </w:del>
      <w:r w:rsidR="006B254A" w:rsidRPr="006B254A">
        <w:t>。我们发现使用EL-GAN</w:t>
      </w:r>
      <w:r>
        <w:t>可以对抗训练</w:t>
      </w:r>
      <w:r>
        <w:rPr>
          <w:rFonts w:hint="eastAsia"/>
        </w:rPr>
        <w:t>过程更加稳定</w:t>
      </w:r>
      <w:r w:rsidR="006B254A" w:rsidRPr="006B254A">
        <w:t>。此外，我们在</w:t>
      </w:r>
      <w:r w:rsidR="00E57E38">
        <w:t>不</w:t>
      </w:r>
      <w:ins w:id="319" w:author="jmh081701" w:date="2019-01-04T23:29:00Z">
        <w:r w:rsidR="00E61EC6">
          <w:rPr>
            <w:rFonts w:hint="eastAsia"/>
          </w:rPr>
          <w:t>需要</w:t>
        </w:r>
      </w:ins>
      <w:del w:id="320" w:author="jmh081701" w:date="2019-01-04T23:29:00Z">
        <w:r w:rsidR="00E57E38" w:rsidDel="00E61EC6">
          <w:delText>使用</w:delText>
        </w:r>
      </w:del>
      <w:r w:rsidR="00E57E38">
        <w:t>任何额外数据</w:t>
      </w:r>
      <w:r w:rsidR="00085745">
        <w:rPr>
          <w:rFonts w:hint="eastAsia"/>
        </w:rPr>
        <w:t>和</w:t>
      </w:r>
      <w:r w:rsidR="006B254A" w:rsidRPr="006B254A">
        <w:t>手工设计</w:t>
      </w:r>
      <w:r w:rsidR="00085745">
        <w:rPr>
          <w:rFonts w:hint="eastAsia"/>
        </w:rPr>
        <w:t>的复杂</w:t>
      </w:r>
      <w:r>
        <w:t>后</w:t>
      </w:r>
      <w:r w:rsidR="00630F7C">
        <w:rPr>
          <w:rFonts w:hint="eastAsia"/>
        </w:rPr>
        <w:t>期</w:t>
      </w:r>
      <w:r>
        <w:t>处理</w:t>
      </w:r>
      <w:ins w:id="321" w:author="jmh081701" w:date="2019-01-04T23:29:00Z">
        <w:r w:rsidR="00E23F8E">
          <w:rPr>
            <w:rFonts w:hint="eastAsia"/>
          </w:rPr>
          <w:t>步骤</w:t>
        </w:r>
      </w:ins>
      <w:del w:id="322" w:author="jmh081701" w:date="2019-01-04T23:29:00Z">
        <w:r w:rsidDel="00E23F8E">
          <w:rPr>
            <w:rFonts w:hint="eastAsia"/>
          </w:rPr>
          <w:delText>逻辑</w:delText>
        </w:r>
      </w:del>
      <w:r w:rsidR="00E57E38">
        <w:rPr>
          <w:rFonts w:hint="eastAsia"/>
        </w:rPr>
        <w:t>的情况下在T</w:t>
      </w:r>
      <w:r w:rsidR="00E57E38">
        <w:t>uSimple</w:t>
      </w:r>
      <w:r w:rsidR="00E57E38">
        <w:rPr>
          <w:rFonts w:hint="eastAsia"/>
        </w:rPr>
        <w:t>测评数据上取得了</w:t>
      </w:r>
      <w:r w:rsidR="003B66C0">
        <w:rPr>
          <w:rFonts w:hint="eastAsia"/>
        </w:rPr>
        <w:t>目前</w:t>
      </w:r>
      <w:r w:rsidR="00E57E38">
        <w:rPr>
          <w:rFonts w:hint="eastAsia"/>
        </w:rPr>
        <w:t>最好的结果</w:t>
      </w:r>
      <w:r>
        <w:rPr>
          <w:rFonts w:hint="eastAsia"/>
        </w:rPr>
        <w:t>。</w:t>
      </w:r>
    </w:p>
    <w:p w:rsidR="0031380B" w:rsidRPr="0031380B" w:rsidRDefault="002B152D" w:rsidP="00502097">
      <w:pPr>
        <w:rPr>
          <w:b/>
        </w:rPr>
      </w:pPr>
      <w:r>
        <w:rPr>
          <w:rFonts w:hint="eastAsia"/>
          <w:b/>
        </w:rPr>
        <w:t>参考</w:t>
      </w:r>
    </w:p>
    <w:p w:rsidR="00974BD8" w:rsidRDefault="00DD15FB" w:rsidP="00502097">
      <w:r w:rsidRPr="00DD15FB">
        <w:t xml:space="preserve">[1] Luc, P., Couprie, C., Chintala, S., Verbeek, J.: Semantic Segmentation using Adversarial Networks. In: NIPS Workshop on Adversarial Training, Barcelona, Spain (December 2016) </w:t>
      </w:r>
    </w:p>
    <w:p w:rsidR="00974BD8" w:rsidRDefault="00DD15FB" w:rsidP="00502097">
      <w:r w:rsidRPr="00DD15FB">
        <w:t xml:space="preserve">[2] Neven,D.,DeBrabandere,B.,Georgoulis,S.,Proesmans,M.,VanGool,L.: TowardsEnd-toEnd Lane Detection: an Instance Segmentation Approach. ArXiv e-prints (February 2018) </w:t>
      </w:r>
    </w:p>
    <w:p w:rsidR="00974BD8" w:rsidRDefault="00DD15FB" w:rsidP="00502097">
      <w:r w:rsidRPr="00DD15FB">
        <w:t>[3] Pan, X., Shi, J., Luo, P., Wang, X., Tang, X.: Spatial As Deep: Spatial CNN for Traf</w:t>
      </w:r>
      <w:r w:rsidRPr="00DD15FB">
        <w:rPr>
          <w:rFonts w:ascii="MS Mincho" w:eastAsia="MS Mincho" w:hAnsi="MS Mincho" w:cs="MS Mincho" w:hint="eastAsia"/>
        </w:rPr>
        <w:t>ﬁ</w:t>
      </w:r>
      <w:r w:rsidRPr="00DD15FB">
        <w:t>c Scene Understanding. In: AAAI Conference on Arti</w:t>
      </w:r>
      <w:r w:rsidRPr="00DD15FB">
        <w:rPr>
          <w:rFonts w:ascii="MS Mincho" w:eastAsia="MS Mincho" w:hAnsi="MS Mincho" w:cs="MS Mincho" w:hint="eastAsia"/>
        </w:rPr>
        <w:t>ﬁ</w:t>
      </w:r>
      <w:r w:rsidRPr="00DD15FB">
        <w:t xml:space="preserve">cial Intelligence. (February 2018) </w:t>
      </w:r>
    </w:p>
    <w:p w:rsidR="00974BD8" w:rsidRDefault="00DD15FB" w:rsidP="00502097">
      <w:r w:rsidRPr="00DD15FB">
        <w:t xml:space="preserve">[4] BenTaieb, A., Hamarneh, G.: Topology Aware Fully Convolutional Networks for Histology Gland Segmentation. In: International Conference on Medical Image Computing and Computer-Assisted Intervention, Springer (2016) 460–468 </w:t>
      </w:r>
    </w:p>
    <w:p w:rsidR="00974BD8" w:rsidRDefault="00DD15FB" w:rsidP="00502097">
      <w:r w:rsidRPr="00DD15FB">
        <w:t xml:space="preserve">[5] Dai, W., Doyle, J., Liang, X., Zhang, H., Dong, N., Li, Y., Xing, E.P.: Scan: Structure Correcting Adversarial Network for Chest X-rays Organ Segmentation. arXiv preprint arXiv:1703.08770 (2017) </w:t>
      </w:r>
    </w:p>
    <w:p w:rsidR="00974BD8" w:rsidRDefault="00DD15FB" w:rsidP="00502097">
      <w:r w:rsidRPr="00DD15FB">
        <w:t xml:space="preserve">[6] Huo, Y., Xu, Z., Bao, S., Bermudez, C., Plassard, A.J., Liu, J., Yao, Y., Assad, A., Abramson, R.G., Landman, B.A.: Splenomegaly Segmentation using Global Convolutional Kernels and Conditional Generative Adversarial Networks. Proceedings of SPIE 10574 (2018) 10574 – 10574 – 7 </w:t>
      </w:r>
    </w:p>
    <w:p w:rsidR="00974BD8" w:rsidRDefault="00DD15FB" w:rsidP="00502097">
      <w:r w:rsidRPr="00DD15FB">
        <w:t xml:space="preserve">[7] Kohl, S., Bonekamp, D., Schlemmer, H.P., Yaqubi, K., Hohenfellner, M., Hadaschik, B., Radtke, J.P., Maier-Hein, K.: Adversarial Networks for the Detection of Aggressive Prostate Cancer. arXiv preprint arXiv:1702.08014 (2017) </w:t>
      </w:r>
    </w:p>
    <w:p w:rsidR="00974BD8" w:rsidRDefault="00DD15FB" w:rsidP="00502097">
      <w:r w:rsidRPr="00DD15FB">
        <w:t xml:space="preserve">[8] Moeskops, P., Veta, M., Lafarge, M.W., Eppenhof, K.A., Pluim, J.P.: Adversarial Training and Dilated Convolutions for Brain MRI Segmentation. In: Deep Learning in Medical Image Analysis and Multimodal Learning for Clinical Decision Support. Springer (2017) 56–64 </w:t>
      </w:r>
    </w:p>
    <w:p w:rsidR="00974BD8" w:rsidRDefault="00DD15FB" w:rsidP="00502097">
      <w:r w:rsidRPr="00DD15FB">
        <w:t>[9] Oktay, O., Ferrante, E., Kamnitsas, K., Heinrich, M., Bai, W., Caballero, J., Cook, S., de Marvao, A., Dawes, T., O’Regan, D., etal.: AnatomicallyConstrainedNeuralNetworks(ACNN):</w:t>
      </w:r>
      <w:r w:rsidR="00974BD8" w:rsidRPr="00974BD8">
        <w:t xml:space="preserve"> Application to Cardiac Image Enhancement and Segmentation. IEEE transactions on medical imaging (2017) </w:t>
      </w:r>
    </w:p>
    <w:p w:rsidR="00974BD8" w:rsidRDefault="00974BD8" w:rsidP="00502097">
      <w:r w:rsidRPr="00974BD8">
        <w:t>[10] Kr¨ahenb¨uhl, P., Koltun, V.: Ef</w:t>
      </w:r>
      <w:r w:rsidRPr="00974BD8">
        <w:rPr>
          <w:rFonts w:ascii="MS Mincho" w:eastAsia="MS Mincho" w:hAnsi="MS Mincho" w:cs="MS Mincho" w:hint="eastAsia"/>
        </w:rPr>
        <w:t>ﬁ</w:t>
      </w:r>
      <w:r w:rsidRPr="00974BD8">
        <w:t>cient inference in fully connected crfs with gaussian edge potentials. In: Advances in neural information processing systems. (2011) 109</w:t>
      </w:r>
      <w:r w:rsidRPr="00974BD8">
        <w:rPr>
          <w:rFonts w:ascii="等线" w:eastAsia="等线" w:hAnsi="等线" w:cs="等线" w:hint="eastAsia"/>
        </w:rPr>
        <w:t>–</w:t>
      </w:r>
      <w:r w:rsidRPr="00974BD8">
        <w:t xml:space="preserve">117 </w:t>
      </w:r>
    </w:p>
    <w:p w:rsidR="00974BD8" w:rsidRDefault="00974BD8" w:rsidP="00502097">
      <w:r w:rsidRPr="00974BD8">
        <w:t xml:space="preserve">[11] Bar Hillel, A., Lerner, R., Levi, D., Raz, G.: Recent Progress in Road and Lane Detection: a Survey. Machine Vision and Applications25(3) (Apr 2014) 727–745 </w:t>
      </w:r>
    </w:p>
    <w:p w:rsidR="00974BD8" w:rsidRDefault="00974BD8" w:rsidP="00502097">
      <w:r w:rsidRPr="00974BD8">
        <w:t xml:space="preserve">[12] Goodfellow, I., Pouget-Abadie, J., Mirza, M., Xu, B., Warde-Farley, D., Ozair, S., Courville, A., Bengio, Y.: Generative Adversarial Nets. In Ghahramani, Z., Welling, M., Cortes, C., Lawrence,N.D.,Weinberger,K.Q., eds.: AdvancesinNeuralInformationProcessingSystems 27. Curran Associates, Inc. (2014) 2672–2680 </w:t>
      </w:r>
    </w:p>
    <w:p w:rsidR="00974BD8" w:rsidRDefault="00974BD8" w:rsidP="00502097">
      <w:r w:rsidRPr="00974BD8">
        <w:t xml:space="preserve">[13] Karras, T., Aila, T., Laine, S., Lehtinen, J.: Progressive Growing of GANs for Improved Quality, Stability, and Variation. ArXiv e-prints (October 2017) </w:t>
      </w:r>
    </w:p>
    <w:p w:rsidR="00974BD8" w:rsidRDefault="00974BD8" w:rsidP="00502097">
      <w:r w:rsidRPr="00974BD8">
        <w:lastRenderedPageBreak/>
        <w:t xml:space="preserve">[14] Reed, S., Akata, Z., Yan, X., Logeswaran, L., Schiele, B., Lee, H.: Generative Adversarial Text-to-Image Synthesis. In: Proceedings of The 33rd International Conference on Machine Learning. (2016) </w:t>
      </w:r>
    </w:p>
    <w:p w:rsidR="00974BD8" w:rsidRDefault="00974BD8" w:rsidP="00502097">
      <w:r w:rsidRPr="00974BD8">
        <w:t xml:space="preserve">[15] Zhang, H., Xu, T., Li, H., Zhang, S., Wang, X., Huang, X., Metaxas, D.: StackGAN: Text to Photo-realistic Image Synthesis with Stacked Generative Adversarial Networks. In: ICCV: International Conference on Computer Vision. (2017) </w:t>
      </w:r>
    </w:p>
    <w:p w:rsidR="00974BD8" w:rsidRDefault="00974BD8" w:rsidP="00502097">
      <w:r w:rsidRPr="00974BD8">
        <w:t xml:space="preserve">[16] Xue, Y., Xu, T., Zhang, H., Long, R., Huang, X.: SegAN: Adversarial Network with Multiscale L 1 Loss for Medical Image Segmentation. ArXiv e-prints (June 2017) </w:t>
      </w:r>
    </w:p>
    <w:p w:rsidR="00974BD8" w:rsidRDefault="00974BD8" w:rsidP="00502097">
      <w:r w:rsidRPr="00974BD8">
        <w:t xml:space="preserve">[17] Jegou, S., Drozdzal, M., Vazquez, D., Romero, A., Bengio, Y.: The One Hundred Layers Tiramisu: Fully Convolutional DenseNets for Semantic Segmentation. In: CVPRW: IEEE Conference on Computer Vision and Pattern Recognition Workshops. (July 2017) 1175–1183 [18] Zheng, S., Jayasumana, S., Romera-Paredes, B., Vineet, V., Su, Z., Du, D., Huang, C., Torr, P.H.: Conditional Random Fields as Recurrent Neural Networks. In: ICCV: International Conference on Computer Vision. (2015) 1529–1537 </w:t>
      </w:r>
    </w:p>
    <w:p w:rsidR="00974BD8" w:rsidRDefault="00974BD8" w:rsidP="00502097">
      <w:r w:rsidRPr="00974BD8">
        <w:t xml:space="preserve">[19] Schwing, A.G., Urtasun, R.: Fully Connected Deep Structured Networks. ArXiv e-prints (March 2015) </w:t>
      </w:r>
    </w:p>
    <w:p w:rsidR="00974BD8" w:rsidRDefault="00974BD8" w:rsidP="00502097">
      <w:r w:rsidRPr="00974BD8">
        <w:t xml:space="preserve">[20] Isola, P., Zhu, J.Y., Zhou, T., Efros, A.A.: Image-to-image Translation with Conditional Adversarial Networks. In: CVPR: Computer Vision and Pattern Recognition. (2017) </w:t>
      </w:r>
    </w:p>
    <w:p w:rsidR="00974BD8" w:rsidRDefault="00974BD8" w:rsidP="00502097">
      <w:r w:rsidRPr="00974BD8">
        <w:t xml:space="preserve">[21] Yang, D., Xu, D., Zhou, S.K., Georgescu, B., Chen, M., Grbic, S., Metaxas, D., Comaniciu, D.: Automatic liver segmentation using an adversarial image-to-image network. In: International Conference on Medical Image Computing and Computer-Assisted Intervention, Springer (2017) 507–515 </w:t>
      </w:r>
    </w:p>
    <w:p w:rsidR="00974BD8" w:rsidRDefault="00974BD8" w:rsidP="00502097">
      <w:r w:rsidRPr="00974BD8">
        <w:t xml:space="preserve">[22] Li, Z., Wang, Y., Yu, J.: Brain Tumor Segmentation Using an Adversarial Network. In: International MICCAI Brainlesion Workshop, Springer (2017) 123–132 </w:t>
      </w:r>
    </w:p>
    <w:p w:rsidR="00974BD8" w:rsidRDefault="00974BD8" w:rsidP="00502097">
      <w:r w:rsidRPr="00974BD8">
        <w:t xml:space="preserve">[23] Sadanandan, S.K., Karlsson, J., Whlby, C.: Spheroid segmentation using multiscale deep adversarial networks. In: ICCVW: IEEE International Conference on Computer Vision Workshops. (Oct 2017) 36–41 </w:t>
      </w:r>
    </w:p>
    <w:p w:rsidR="00974BD8" w:rsidRDefault="00974BD8" w:rsidP="00502097">
      <w:r w:rsidRPr="00974BD8">
        <w:t xml:space="preserve">[24] Nguyen, V., Vicente, T.F.Y., Zhao, M., Hoai, M., Samaras, D.: Shadow detection with conditionalgenerativeadversarialnetworks. In: ICCV:IEEEInternationalConferenceonComputer Vision, IEEE (2017) 4520–4528 </w:t>
      </w:r>
    </w:p>
    <w:p w:rsidR="00974BD8" w:rsidRDefault="00974BD8" w:rsidP="00502097">
      <w:r w:rsidRPr="00974BD8">
        <w:t xml:space="preserve">[25] Zhang, Y., Yang, L., Chen, J., Fredericksen, M., Hughes, D.P., Chen, D.Z.: Deep adversarial networks for biomedical image segmentation utilizing unannotated images. In: International Conference on Medical Image Computing and Computer-Assisted Intervention, Springer (2017) 408–416 </w:t>
      </w:r>
    </w:p>
    <w:p w:rsidR="00974BD8" w:rsidRDefault="00974BD8" w:rsidP="00502097">
      <w:r w:rsidRPr="00974BD8">
        <w:t xml:space="preserve">[26] Hung, W.C., Tsai, Y.H., Liou, Y.T., Lin, Y.Y., Yang, M.H.: Adversarial Learning for SemiSupervised Semantic Segmentation. ArXiv e-prints (February 2018) </w:t>
      </w:r>
    </w:p>
    <w:p w:rsidR="00974BD8" w:rsidRDefault="00974BD8" w:rsidP="00502097">
      <w:r w:rsidRPr="00974BD8">
        <w:t xml:space="preserve">[27] Hwang, J.J., Ke, T.W., Shi, J., Yu, S.X.: Adversarial structure matching loss for image segmentation. arXiv preprint arXiv:1805.07457 (2018) </w:t>
      </w:r>
    </w:p>
    <w:p w:rsidR="0031380B" w:rsidRDefault="00974BD8" w:rsidP="00502097">
      <w:r w:rsidRPr="00974BD8">
        <w:t>[28] Sajjadi, M.S., Scholkopf, B., Hirsch, M.: EnhanceNet: Single image super-resolution through automated texture synthesis. In: CVPR: IEEE Conference on Computer Vision and Pattern Recognition. (2017) 4491–4500</w:t>
      </w:r>
    </w:p>
    <w:p w:rsidR="00974BD8" w:rsidRDefault="00974BD8" w:rsidP="00502097">
      <w:r w:rsidRPr="00974BD8">
        <w:t xml:space="preserve">[29] Dosovitskiy, A., Brox, T.: Generating Images with Perceptual Similarity Metrics based on Deep Networks. In: NIPS: Advances in Neural Information Processing Systems. (2016) 658– 666 </w:t>
      </w:r>
    </w:p>
    <w:p w:rsidR="00974BD8" w:rsidRDefault="00974BD8" w:rsidP="00502097">
      <w:r w:rsidRPr="00974BD8">
        <w:lastRenderedPageBreak/>
        <w:t xml:space="preserve">[30] Johnson, J., Alahi, A., Fei-Fei, L.: Perceptual Losses for Real-time Style Transfer and Superresolution. In: ECCV: European Conference on Computer Vision, Springer (2016) 694–711 </w:t>
      </w:r>
    </w:p>
    <w:p w:rsidR="00974BD8" w:rsidRDefault="00974BD8" w:rsidP="00502097">
      <w:r w:rsidRPr="00974BD8">
        <w:t xml:space="preserve">[31] Lee, S., Kim, J., Yoon, J.S., Shin, S., Bailo, O., Kim, N., Lee, T.H., Hong, H.S., Han, S.H., Kweon, I.S.: Vpgnet: Vanishing point guided network for lane and road marking detection and recognition. In: Computer Vision (ICCV), 2017 IEEE International Conference on, IEEE (2017) 1965–1973 </w:t>
      </w:r>
    </w:p>
    <w:p w:rsidR="00974BD8" w:rsidRDefault="00974BD8" w:rsidP="00502097">
      <w:r w:rsidRPr="00974BD8">
        <w:t>[32] Huang, G., Liu, Z., Weinberger, K.Q.: Densely Connected Convolutional Networks. In: CVPR: Computer Vision and Pattern Recognition. (2017)</w:t>
      </w:r>
    </w:p>
    <w:p w:rsidR="00974BD8" w:rsidRDefault="00974BD8" w:rsidP="00502097">
      <w:r w:rsidRPr="00974BD8">
        <w:t xml:space="preserve">[33] Li, C., Wand, M.: Precomputed Real-Time Texture Synthesis with Markovian Generative Adversarial Networks. In Leibe, B., Matas, J., Sebe, N., Welling, M., eds.: ECCV: European Conference on Computer Vision, Cham, Springer International Publishing (2016) 702–716 </w:t>
      </w:r>
    </w:p>
    <w:p w:rsidR="00974BD8" w:rsidRDefault="00974BD8" w:rsidP="00502097">
      <w:r w:rsidRPr="00974BD8">
        <w:t>[34] He, K., Zhang, X., Ren, S., Sun, J.: Delving Deep Into Recti</w:t>
      </w:r>
      <w:r w:rsidRPr="00974BD8">
        <w:rPr>
          <w:rFonts w:ascii="MS Mincho" w:eastAsia="MS Mincho" w:hAnsi="MS Mincho" w:cs="MS Mincho" w:hint="eastAsia"/>
        </w:rPr>
        <w:t>ﬁ</w:t>
      </w:r>
      <w:r w:rsidRPr="00974BD8">
        <w:t>ers: Surpassing Human-level Performance on Imagenet Classi</w:t>
      </w:r>
      <w:r w:rsidRPr="00974BD8">
        <w:rPr>
          <w:rFonts w:ascii="MS Mincho" w:eastAsia="MS Mincho" w:hAnsi="MS Mincho" w:cs="MS Mincho" w:hint="eastAsia"/>
        </w:rPr>
        <w:t>ﬁ</w:t>
      </w:r>
      <w:r w:rsidRPr="00974BD8">
        <w:t xml:space="preserve">cation. In: ICCV: International Conference on Computer Vision. (2015) 1026–1034 </w:t>
      </w:r>
    </w:p>
    <w:p w:rsidR="00974BD8" w:rsidRDefault="00974BD8" w:rsidP="00502097">
      <w:r w:rsidRPr="00974BD8">
        <w:t xml:space="preserve">[35] Clevert, D.A., Unterthiner, T., Hochreiter, S.: Fast and Accurate Deep Network Learning by Exponential Linear Units (ELUs). In: ICLR: International Conference on Learning Representations. (2015) </w:t>
      </w:r>
    </w:p>
    <w:p w:rsidR="00974BD8" w:rsidRDefault="00974BD8" w:rsidP="00502097">
      <w:r w:rsidRPr="00974BD8">
        <w:t>[36] Kingma, D.P., Ba, J.: Adam: A method for Stochastic Optimization. In: ICLR: International Conference on Learning Representations. (2014)</w:t>
      </w:r>
    </w:p>
    <w:p w:rsidR="00D959D1" w:rsidRDefault="00D959D1" w:rsidP="00502097"/>
    <w:p w:rsidR="00974BD8" w:rsidRPr="00974BD8" w:rsidRDefault="00974BD8" w:rsidP="00502097">
      <w:pPr>
        <w:rPr>
          <w:b/>
        </w:rPr>
      </w:pPr>
      <w:r w:rsidRPr="00974BD8">
        <w:rPr>
          <w:rFonts w:hint="eastAsia"/>
          <w:b/>
        </w:rPr>
        <w:t>附录</w:t>
      </w:r>
      <w:r w:rsidRPr="00974BD8">
        <w:rPr>
          <w:b/>
        </w:rPr>
        <w:t>A：网络架构和培训配置</w:t>
      </w:r>
    </w:p>
    <w:p w:rsidR="00974BD8" w:rsidRDefault="00D959D1" w:rsidP="00D959D1">
      <w:pPr>
        <w:ind w:firstLineChars="200" w:firstLine="420"/>
      </w:pPr>
      <w:r w:rsidRPr="00D959D1">
        <w:rPr>
          <w:rFonts w:hint="eastAsia"/>
        </w:rPr>
        <w:t>以下是超参数的详细信息，以确保可重复性。</w:t>
      </w:r>
      <w:r w:rsidRPr="00D959D1">
        <w:t xml:space="preserve"> 我们首先列出了用于我们实验的网络架构设置：</w:t>
      </w:r>
    </w:p>
    <w:p w:rsidR="00D959D1" w:rsidRDefault="002B3860" w:rsidP="00DF6D59">
      <w:pPr>
        <w:pStyle w:val="a3"/>
        <w:numPr>
          <w:ilvl w:val="0"/>
          <w:numId w:val="2"/>
        </w:numPr>
        <w:ind w:firstLineChars="0"/>
      </w:pPr>
      <w:r>
        <w:rPr>
          <w:rFonts w:hint="eastAsia"/>
        </w:rPr>
        <w:t>生成器：</w:t>
      </w:r>
      <w:r w:rsidR="00CE2EF2" w:rsidRPr="00CE2EF2">
        <w:t xml:space="preserve">Tiramisu DenseNet </w:t>
      </w:r>
      <w:r w:rsidR="00DF6D59" w:rsidRPr="00DF6D59">
        <w:t xml:space="preserve"> [17]，向下/向上采样路径中的密集块数量：7，每个密集块中3×3转换层的数量：[1,2,3,4,6,8,8] ，增长率：18，非线性</w:t>
      </w:r>
      <w:r>
        <w:rPr>
          <w:rFonts w:hint="eastAsia"/>
        </w:rPr>
        <w:t>函数</w:t>
      </w:r>
      <w:r w:rsidR="00DF6D59" w:rsidRPr="00DF6D59">
        <w:t>：ReLU，初始化：He [34]</w:t>
      </w:r>
      <w:r>
        <w:t>，</w:t>
      </w:r>
      <w:r>
        <w:rPr>
          <w:rFonts w:hint="eastAsia"/>
        </w:rPr>
        <w:t>dr</w:t>
      </w:r>
      <w:r>
        <w:t>opout</w:t>
      </w:r>
      <w:r w:rsidR="00DF6D59" w:rsidRPr="00DF6D59">
        <w:t>率：0.1。</w:t>
      </w:r>
    </w:p>
    <w:p w:rsidR="00DF6D59" w:rsidRDefault="002B3860" w:rsidP="00DF6D59">
      <w:pPr>
        <w:pStyle w:val="a3"/>
        <w:numPr>
          <w:ilvl w:val="0"/>
          <w:numId w:val="2"/>
        </w:numPr>
        <w:ind w:firstLineChars="0"/>
      </w:pPr>
      <w:r>
        <w:rPr>
          <w:rFonts w:hint="eastAsia"/>
        </w:rPr>
        <w:t>判别器：</w:t>
      </w:r>
      <w:r w:rsidR="00DF6D59" w:rsidRPr="00DF6D59">
        <w:rPr>
          <w:rFonts w:hint="eastAsia"/>
        </w:rPr>
        <w:t>双头</w:t>
      </w:r>
      <w:r w:rsidR="00DF6D59" w:rsidRPr="00DF6D59">
        <w:t>DenseNet [32]，连接两个头：第二个密集块之后的串联，密集块的数量：7，每个密集块中3×3个转换层的数量：[1,2,3，4,6,8,8]</w:t>
      </w:r>
      <w:r>
        <w:t>，</w:t>
      </w:r>
      <w:r>
        <w:rPr>
          <w:rFonts w:hint="eastAsia"/>
        </w:rPr>
        <w:t>增长</w:t>
      </w:r>
      <w:r w:rsidR="00DF6D59" w:rsidRPr="00DF6D59">
        <w:t>率：8，非线性</w:t>
      </w:r>
      <w:r>
        <w:rPr>
          <w:rFonts w:hint="eastAsia"/>
        </w:rPr>
        <w:t>函数</w:t>
      </w:r>
      <w:r w:rsidR="00DF6D59" w:rsidRPr="00DF6D59">
        <w:t>：ELU [35]</w:t>
      </w:r>
      <w:r>
        <w:t>，</w:t>
      </w:r>
      <w:r>
        <w:rPr>
          <w:rFonts w:hint="eastAsia"/>
        </w:rPr>
        <w:t>dr</w:t>
      </w:r>
      <w:r>
        <w:t>opout:0</w:t>
      </w:r>
      <w:r w:rsidR="00AE6644">
        <w:t>，</w:t>
      </w:r>
      <w:r w:rsidR="00DF6D59" w:rsidRPr="00DF6D59">
        <w:t>在第7个密集块之后</w:t>
      </w:r>
      <w:r w:rsidR="00AE6644">
        <w:rPr>
          <w:rFonts w:hint="eastAsia"/>
        </w:rPr>
        <w:t>提取嵌入表达</w:t>
      </w:r>
      <w:r w:rsidR="00DF6D59" w:rsidRPr="00DF6D59">
        <w:t>。</w:t>
      </w:r>
    </w:p>
    <w:p w:rsidR="00CE2EF2" w:rsidRDefault="00CE2EF2" w:rsidP="00CE2EF2">
      <w:pPr>
        <w:ind w:firstLineChars="200" w:firstLine="420"/>
      </w:pPr>
      <w:r w:rsidRPr="00CE2EF2">
        <w:rPr>
          <w:rFonts w:hint="eastAsia"/>
        </w:rPr>
        <w:t>详细的训练超参数如下：</w:t>
      </w:r>
    </w:p>
    <w:p w:rsidR="00CE2EF2" w:rsidRDefault="00CE2EF2" w:rsidP="00CE2EF2">
      <w:pPr>
        <w:pStyle w:val="a3"/>
        <w:numPr>
          <w:ilvl w:val="0"/>
          <w:numId w:val="3"/>
        </w:numPr>
        <w:ind w:firstLineChars="0"/>
      </w:pPr>
      <w:r w:rsidRPr="00CE2EF2">
        <w:rPr>
          <w:rFonts w:hint="eastAsia"/>
        </w:rPr>
        <w:t>一般：迭代次数：</w:t>
      </w:r>
      <w:r w:rsidRPr="00CE2EF2">
        <w:t>150K，批量大小：8</w:t>
      </w:r>
      <w:r w:rsidR="00D07398">
        <w:t>，</w:t>
      </w:r>
      <w:r w:rsidR="00D07398">
        <w:rPr>
          <w:rFonts w:hint="eastAsia"/>
        </w:rPr>
        <w:t>训练</w:t>
      </w:r>
      <w:r w:rsidRPr="00CE2EF2">
        <w:t>时间表：（300：disc，200：gen）。</w:t>
      </w:r>
    </w:p>
    <w:p w:rsidR="00CE2EF2" w:rsidRDefault="00CE2EF2" w:rsidP="00CE2EF2">
      <w:pPr>
        <w:pStyle w:val="a3"/>
        <w:numPr>
          <w:ilvl w:val="0"/>
          <w:numId w:val="3"/>
        </w:numPr>
        <w:ind w:firstLineChars="0"/>
      </w:pPr>
      <w:r w:rsidRPr="00CE2EF2">
        <w:rPr>
          <w:rFonts w:hint="eastAsia"/>
        </w:rPr>
        <w:t>生成器：优化器</w:t>
      </w:r>
      <w:r w:rsidRPr="00CE2EF2">
        <w:t>:( Adam [36]，动量：0.9），学习</w:t>
      </w:r>
      <w:r w:rsidR="00B0710E">
        <w:rPr>
          <w:rFonts w:hint="eastAsia"/>
        </w:rPr>
        <w:t>速</w:t>
      </w:r>
      <w:r w:rsidRPr="00CE2EF2">
        <w:t>率:(初始值：5e4</w:t>
      </w:r>
      <w:r w:rsidR="00195565">
        <w:t>，</w:t>
      </w:r>
      <w:r w:rsidR="00BF6AB2">
        <w:rPr>
          <w:rFonts w:hint="eastAsia"/>
        </w:rPr>
        <w:t>de</w:t>
      </w:r>
      <w:r w:rsidR="00BF6AB2">
        <w:t>cay power</w:t>
      </w:r>
      <w:r w:rsidRPr="00CE2EF2">
        <w:t>：0.99</w:t>
      </w:r>
      <w:r w:rsidR="00BF6AB2">
        <w:t>，</w:t>
      </w:r>
      <w:r w:rsidR="00BF6AB2">
        <w:rPr>
          <w:rFonts w:hint="eastAsia"/>
        </w:rPr>
        <w:t>d</w:t>
      </w:r>
      <w:r w:rsidR="00BF6AB2">
        <w:t>acayrate</w:t>
      </w:r>
      <w:r w:rsidRPr="00CE2EF2">
        <w:t>：200），L2</w:t>
      </w:r>
      <w:r w:rsidR="00BF6AB2">
        <w:t>正则化</w:t>
      </w:r>
      <w:r w:rsidR="00375BA2">
        <w:rPr>
          <w:rFonts w:hint="eastAsia"/>
        </w:rPr>
        <w:t>标量</w:t>
      </w:r>
      <w:r w:rsidRPr="00CE2EF2">
        <w:t>：1e-4，预训练：100K</w:t>
      </w:r>
      <w:r w:rsidR="00BF6AB2">
        <w:rPr>
          <w:rFonts w:hint="eastAsia"/>
        </w:rPr>
        <w:t>次迭代</w:t>
      </w:r>
      <w:r w:rsidRPr="00CE2EF2">
        <w:t>。</w:t>
      </w:r>
    </w:p>
    <w:p w:rsidR="00CE2EF2" w:rsidRDefault="00CE2EF2" w:rsidP="00CE2EF2">
      <w:pPr>
        <w:pStyle w:val="a3"/>
        <w:numPr>
          <w:ilvl w:val="0"/>
          <w:numId w:val="3"/>
        </w:numPr>
        <w:ind w:firstLineChars="0"/>
      </w:pPr>
      <w:r w:rsidRPr="00CE2EF2">
        <w:rPr>
          <w:rFonts w:hint="eastAsia"/>
        </w:rPr>
        <w:t>鉴别器：优化器：</w:t>
      </w:r>
      <w:r w:rsidRPr="00CE2EF2">
        <w:t>vanilla SGD，学习</w:t>
      </w:r>
      <w:r w:rsidR="00C648FB">
        <w:rPr>
          <w:rFonts w:hint="eastAsia"/>
        </w:rPr>
        <w:t>速</w:t>
      </w:r>
      <w:r w:rsidRPr="00CE2EF2">
        <w:t>率:(初始值：1e-5</w:t>
      </w:r>
      <w:r w:rsidR="007A10A0">
        <w:t>，</w:t>
      </w:r>
      <w:r w:rsidR="007A10A0">
        <w:rPr>
          <w:rFonts w:hint="eastAsia"/>
        </w:rPr>
        <w:t>d</w:t>
      </w:r>
      <w:r w:rsidR="007A10A0">
        <w:t>ecay power</w:t>
      </w:r>
      <w:r w:rsidRPr="00CE2EF2">
        <w:t>：0.99</w:t>
      </w:r>
      <w:r w:rsidR="00110792">
        <w:t>，</w:t>
      </w:r>
      <w:r w:rsidR="00110792">
        <w:rPr>
          <w:rFonts w:hint="eastAsia"/>
        </w:rPr>
        <w:t>d</w:t>
      </w:r>
      <w:r w:rsidR="00110792">
        <w:t>ecay rate</w:t>
      </w:r>
      <w:r w:rsidRPr="00CE2EF2">
        <w:t>：800），预训练：10K迭代，L2</w:t>
      </w:r>
      <w:r w:rsidR="005D3308">
        <w:t>正则化</w:t>
      </w:r>
      <w:r w:rsidR="00375BA2">
        <w:rPr>
          <w:rFonts w:hint="eastAsia"/>
        </w:rPr>
        <w:t>标量</w:t>
      </w:r>
      <w:r w:rsidRPr="00CE2EF2">
        <w:t>：1e</w:t>
      </w:r>
      <w:r w:rsidR="005D3308">
        <w:rPr>
          <w:rFonts w:hint="eastAsia"/>
        </w:rPr>
        <w:t>-</w:t>
      </w:r>
      <w:r w:rsidRPr="00CE2EF2">
        <w:t>5，对抗性损失λ：1。</w:t>
      </w:r>
    </w:p>
    <w:sectPr w:rsidR="00CE2EF2" w:rsidSect="008F5B3E">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7" w:author="eric lin" w:date="2019-01-01T21:18:00Z" w:initials="el">
    <w:p w:rsidR="0015213A" w:rsidRDefault="0015213A">
      <w:pPr>
        <w:pStyle w:val="a9"/>
      </w:pPr>
      <w:r>
        <w:rPr>
          <w:rStyle w:val="a8"/>
        </w:rPr>
        <w:annotationRef/>
      </w:r>
      <w:r>
        <w:t>T</w:t>
      </w:r>
      <w:r>
        <w:rPr>
          <w:rFonts w:hint="eastAsia"/>
        </w:rPr>
        <w:t>hinstructure怎么翻译？</w:t>
      </w:r>
    </w:p>
  </w:comment>
  <w:comment w:id="228" w:author="jiang minhao" w:date="2019-01-01T23:32:00Z" w:initials="jm">
    <w:p w:rsidR="00145D68" w:rsidRDefault="00145D68">
      <w:pPr>
        <w:pStyle w:val="a9"/>
      </w:pPr>
      <w:r>
        <w:rPr>
          <w:rStyle w:val="a8"/>
        </w:rPr>
        <w:annotationRef/>
      </w:r>
      <w:r>
        <w:rPr>
          <w:rFonts w:hint="eastAsia"/>
        </w:rPr>
        <w:t>感觉就是厚薄结构？因为好像这个数据集里面 道路就是有粗细之分</w:t>
      </w:r>
    </w:p>
  </w:comment>
  <w:comment w:id="226" w:author="jiang minhao" w:date="2019-01-01T23:29:00Z" w:initials="jm">
    <w:p w:rsidR="002A15F6" w:rsidRPr="002A15F6" w:rsidRDefault="002A15F6">
      <w:pPr>
        <w:pStyle w:val="a9"/>
        <w:rPr>
          <w:strike/>
        </w:rPr>
      </w:pPr>
      <w:r>
        <w:rPr>
          <w:rStyle w:val="a8"/>
        </w:rPr>
        <w:annotationRef/>
      </w:r>
      <w:r w:rsidR="00F96ABC">
        <w:rPr>
          <w:rFonts w:hint="eastAsia"/>
          <w:noProof/>
        </w:rPr>
        <w:t>这句话</w:t>
      </w:r>
      <w:r w:rsidR="00F96ABC">
        <w:rPr>
          <w:noProof/>
        </w:rPr>
        <w:t>建议删除，没有什么实际</w:t>
      </w:r>
      <w:r w:rsidR="00F96ABC">
        <w:rPr>
          <w:rFonts w:hint="eastAsia"/>
          <w:noProof/>
        </w:rPr>
        <w:t>用处。</w:t>
      </w:r>
    </w:p>
  </w:comment>
  <w:comment w:id="275" w:author="eric lin" w:date="2019-01-01T21:34:00Z" w:initials="el">
    <w:p w:rsidR="0015213A" w:rsidRDefault="0015213A">
      <w:pPr>
        <w:pStyle w:val="a9"/>
      </w:pPr>
      <w:r>
        <w:rPr>
          <w:rStyle w:val="a8"/>
        </w:rPr>
        <w:annotationRef/>
      </w:r>
      <w:r>
        <w:rPr>
          <w:rFonts w:hint="eastAsia"/>
        </w:rPr>
        <w:t>3.1标题这个是算模型？直接翻译为基线读起来怪怪的</w:t>
      </w:r>
    </w:p>
  </w:comment>
  <w:comment w:id="276" w:author="jiang minhao" w:date="2019-01-01T23:32:00Z" w:initials="jm">
    <w:p w:rsidR="00145D68" w:rsidRDefault="00145D68">
      <w:pPr>
        <w:pStyle w:val="a9"/>
      </w:pPr>
      <w:r>
        <w:rPr>
          <w:rStyle w:val="a8"/>
        </w:rPr>
        <w:annotationRef/>
      </w:r>
      <w:r>
        <w:rPr>
          <w:rFonts w:hint="eastAsia"/>
        </w:rPr>
        <w:t>基线模型？</w:t>
      </w:r>
    </w:p>
  </w:comment>
  <w:comment w:id="299" w:author="eric lin" w:date="2019-01-01T21:46:00Z" w:initials="el">
    <w:p w:rsidR="0015213A" w:rsidRDefault="0015213A">
      <w:pPr>
        <w:pStyle w:val="a9"/>
      </w:pPr>
      <w:r>
        <w:rPr>
          <w:rStyle w:val="a8"/>
        </w:rPr>
        <w:annotationRef/>
      </w:r>
      <w:r>
        <w:rPr>
          <w:rFonts w:hint="eastAsia"/>
        </w:rPr>
        <w:t>这个在神经网络里面是这么说的吗？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211B" w15:done="0"/>
  <w15:commentEx w15:paraId="4292BE41" w15:paraIdParent="082D211B" w15:done="0"/>
  <w15:commentEx w15:paraId="4C6F0412" w15:done="0"/>
  <w15:commentEx w15:paraId="3A5923BD" w15:done="0"/>
  <w15:commentEx w15:paraId="2F3264E2" w15:paraIdParent="3A5923BD" w15:done="0"/>
  <w15:commentEx w15:paraId="06A518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211B" w16cid:durableId="1FD657AA"/>
  <w16cid:commentId w16cid:paraId="4292BE41" w16cid:durableId="1FD67714"/>
  <w16cid:commentId w16cid:paraId="4C6F0412" w16cid:durableId="1FD67641"/>
  <w16cid:commentId w16cid:paraId="3A5923BD" w16cid:durableId="1FD65B7C"/>
  <w16cid:commentId w16cid:paraId="2F3264E2" w16cid:durableId="1FD676FC"/>
  <w16cid:commentId w16cid:paraId="06A518DA" w16cid:durableId="1FD65E2B"/>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43AC" w:rsidRDefault="00B843AC" w:rsidP="00AF491B">
      <w:r>
        <w:separator/>
      </w:r>
    </w:p>
  </w:endnote>
  <w:endnote w:type="continuationSeparator" w:id="1">
    <w:p w:rsidR="00B843AC" w:rsidRDefault="00B843AC" w:rsidP="00AF491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43AC" w:rsidRDefault="00B843AC" w:rsidP="00AF491B">
      <w:r>
        <w:separator/>
      </w:r>
    </w:p>
  </w:footnote>
  <w:footnote w:type="continuationSeparator" w:id="1">
    <w:p w:rsidR="00B843AC" w:rsidRDefault="00B843AC" w:rsidP="00AF49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28081A"/>
    <w:multiLevelType w:val="hybridMultilevel"/>
    <w:tmpl w:val="FD58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5E982CEA"/>
    <w:multiLevelType w:val="hybridMultilevel"/>
    <w:tmpl w:val="6D98C7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4AF2935"/>
    <w:multiLevelType w:val="hybridMultilevel"/>
    <w:tmpl w:val="0FE88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ng minhao">
    <w15:presenceInfo w15:providerId="Windows Live" w15:userId="7cb77b49e740cd82"/>
  </w15:person>
  <w15:person w15:author="eric lin">
    <w15:presenceInfo w15:providerId="None" w15:userId="eric l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53149"/>
    <w:rsid w:val="000012BA"/>
    <w:rsid w:val="0000575F"/>
    <w:rsid w:val="0001253A"/>
    <w:rsid w:val="00014C3C"/>
    <w:rsid w:val="00015137"/>
    <w:rsid w:val="00017DCA"/>
    <w:rsid w:val="000211DD"/>
    <w:rsid w:val="000241B3"/>
    <w:rsid w:val="0003415D"/>
    <w:rsid w:val="00034F89"/>
    <w:rsid w:val="00037C15"/>
    <w:rsid w:val="000463B8"/>
    <w:rsid w:val="00047F7B"/>
    <w:rsid w:val="00052123"/>
    <w:rsid w:val="00052A62"/>
    <w:rsid w:val="000570E9"/>
    <w:rsid w:val="0006655A"/>
    <w:rsid w:val="00070585"/>
    <w:rsid w:val="00072DAA"/>
    <w:rsid w:val="000740C8"/>
    <w:rsid w:val="000754B0"/>
    <w:rsid w:val="00076969"/>
    <w:rsid w:val="0008156C"/>
    <w:rsid w:val="000822F2"/>
    <w:rsid w:val="00085745"/>
    <w:rsid w:val="00087847"/>
    <w:rsid w:val="0009189E"/>
    <w:rsid w:val="00091C6E"/>
    <w:rsid w:val="00095310"/>
    <w:rsid w:val="00095332"/>
    <w:rsid w:val="000971EF"/>
    <w:rsid w:val="000A1F09"/>
    <w:rsid w:val="000A3169"/>
    <w:rsid w:val="000A44FD"/>
    <w:rsid w:val="000A60C4"/>
    <w:rsid w:val="000A636A"/>
    <w:rsid w:val="000C1C2B"/>
    <w:rsid w:val="000C7B69"/>
    <w:rsid w:val="000D1EF6"/>
    <w:rsid w:val="000D3D44"/>
    <w:rsid w:val="000E436D"/>
    <w:rsid w:val="000E635F"/>
    <w:rsid w:val="000E742C"/>
    <w:rsid w:val="000F5771"/>
    <w:rsid w:val="001024A0"/>
    <w:rsid w:val="0011021B"/>
    <w:rsid w:val="00110792"/>
    <w:rsid w:val="00112966"/>
    <w:rsid w:val="00112C89"/>
    <w:rsid w:val="00114837"/>
    <w:rsid w:val="001175AD"/>
    <w:rsid w:val="00117E11"/>
    <w:rsid w:val="00125F6C"/>
    <w:rsid w:val="0012668F"/>
    <w:rsid w:val="00127902"/>
    <w:rsid w:val="0014249D"/>
    <w:rsid w:val="00145D68"/>
    <w:rsid w:val="00147738"/>
    <w:rsid w:val="0015007A"/>
    <w:rsid w:val="0015213A"/>
    <w:rsid w:val="00153C29"/>
    <w:rsid w:val="0015422B"/>
    <w:rsid w:val="0016791D"/>
    <w:rsid w:val="001803D1"/>
    <w:rsid w:val="00180F61"/>
    <w:rsid w:val="00191B82"/>
    <w:rsid w:val="00191EAC"/>
    <w:rsid w:val="00192B74"/>
    <w:rsid w:val="0019436B"/>
    <w:rsid w:val="00195565"/>
    <w:rsid w:val="001A039E"/>
    <w:rsid w:val="001A4CE0"/>
    <w:rsid w:val="001B22BF"/>
    <w:rsid w:val="001B2C09"/>
    <w:rsid w:val="001D2131"/>
    <w:rsid w:val="001D254E"/>
    <w:rsid w:val="001D47E2"/>
    <w:rsid w:val="001E141C"/>
    <w:rsid w:val="001E3D32"/>
    <w:rsid w:val="001E504B"/>
    <w:rsid w:val="00207F4A"/>
    <w:rsid w:val="002151B7"/>
    <w:rsid w:val="002169E4"/>
    <w:rsid w:val="00221684"/>
    <w:rsid w:val="00222E46"/>
    <w:rsid w:val="0023060C"/>
    <w:rsid w:val="00232206"/>
    <w:rsid w:val="00233B51"/>
    <w:rsid w:val="00252596"/>
    <w:rsid w:val="00254734"/>
    <w:rsid w:val="00257DF5"/>
    <w:rsid w:val="0026321A"/>
    <w:rsid w:val="00274E5F"/>
    <w:rsid w:val="0028120A"/>
    <w:rsid w:val="00283D5C"/>
    <w:rsid w:val="002845E1"/>
    <w:rsid w:val="0028462C"/>
    <w:rsid w:val="00297CC6"/>
    <w:rsid w:val="002A15F6"/>
    <w:rsid w:val="002A1734"/>
    <w:rsid w:val="002B0397"/>
    <w:rsid w:val="002B152D"/>
    <w:rsid w:val="002B3860"/>
    <w:rsid w:val="002B59F0"/>
    <w:rsid w:val="002C625B"/>
    <w:rsid w:val="002D7165"/>
    <w:rsid w:val="002F2E6E"/>
    <w:rsid w:val="002F5E01"/>
    <w:rsid w:val="00305F35"/>
    <w:rsid w:val="0031126A"/>
    <w:rsid w:val="0031380B"/>
    <w:rsid w:val="00316CDC"/>
    <w:rsid w:val="003212CD"/>
    <w:rsid w:val="00326259"/>
    <w:rsid w:val="00330439"/>
    <w:rsid w:val="00334671"/>
    <w:rsid w:val="003355DE"/>
    <w:rsid w:val="0033655E"/>
    <w:rsid w:val="00345146"/>
    <w:rsid w:val="00351F70"/>
    <w:rsid w:val="00352227"/>
    <w:rsid w:val="0035619B"/>
    <w:rsid w:val="00372529"/>
    <w:rsid w:val="00373870"/>
    <w:rsid w:val="00375BA2"/>
    <w:rsid w:val="00381296"/>
    <w:rsid w:val="00384B47"/>
    <w:rsid w:val="003909FA"/>
    <w:rsid w:val="00392A83"/>
    <w:rsid w:val="003B2C19"/>
    <w:rsid w:val="003B66C0"/>
    <w:rsid w:val="003B68C5"/>
    <w:rsid w:val="003C1194"/>
    <w:rsid w:val="003C207F"/>
    <w:rsid w:val="003C3F26"/>
    <w:rsid w:val="003D41ED"/>
    <w:rsid w:val="003E3762"/>
    <w:rsid w:val="003F11A0"/>
    <w:rsid w:val="003F7CF2"/>
    <w:rsid w:val="004007EF"/>
    <w:rsid w:val="00403677"/>
    <w:rsid w:val="00405CA9"/>
    <w:rsid w:val="00417449"/>
    <w:rsid w:val="00417723"/>
    <w:rsid w:val="00421597"/>
    <w:rsid w:val="0042218A"/>
    <w:rsid w:val="00434372"/>
    <w:rsid w:val="00435478"/>
    <w:rsid w:val="00436790"/>
    <w:rsid w:val="0044213B"/>
    <w:rsid w:val="004446A1"/>
    <w:rsid w:val="00453E3D"/>
    <w:rsid w:val="00455927"/>
    <w:rsid w:val="00457B4D"/>
    <w:rsid w:val="0046669D"/>
    <w:rsid w:val="004737E0"/>
    <w:rsid w:val="004756F1"/>
    <w:rsid w:val="00475777"/>
    <w:rsid w:val="00476DDB"/>
    <w:rsid w:val="004902D2"/>
    <w:rsid w:val="004922AF"/>
    <w:rsid w:val="00494E82"/>
    <w:rsid w:val="004A032A"/>
    <w:rsid w:val="004A50AC"/>
    <w:rsid w:val="004A6B39"/>
    <w:rsid w:val="004B2664"/>
    <w:rsid w:val="004C33F2"/>
    <w:rsid w:val="004C6108"/>
    <w:rsid w:val="004C6FAC"/>
    <w:rsid w:val="004D17FC"/>
    <w:rsid w:val="004D6DDB"/>
    <w:rsid w:val="004E066F"/>
    <w:rsid w:val="004E6348"/>
    <w:rsid w:val="004E67C5"/>
    <w:rsid w:val="004E6D7A"/>
    <w:rsid w:val="004F31AC"/>
    <w:rsid w:val="005005CE"/>
    <w:rsid w:val="00502097"/>
    <w:rsid w:val="00511BA9"/>
    <w:rsid w:val="00522222"/>
    <w:rsid w:val="0052714A"/>
    <w:rsid w:val="00527759"/>
    <w:rsid w:val="00533900"/>
    <w:rsid w:val="00541F82"/>
    <w:rsid w:val="00547277"/>
    <w:rsid w:val="005523EA"/>
    <w:rsid w:val="005559CC"/>
    <w:rsid w:val="00561081"/>
    <w:rsid w:val="00567705"/>
    <w:rsid w:val="0057064B"/>
    <w:rsid w:val="005836FA"/>
    <w:rsid w:val="00585565"/>
    <w:rsid w:val="005A1F03"/>
    <w:rsid w:val="005A54E1"/>
    <w:rsid w:val="005A70DE"/>
    <w:rsid w:val="005B5F69"/>
    <w:rsid w:val="005D3308"/>
    <w:rsid w:val="005E00E7"/>
    <w:rsid w:val="005E2E9A"/>
    <w:rsid w:val="005E439B"/>
    <w:rsid w:val="005F3A70"/>
    <w:rsid w:val="005F78F5"/>
    <w:rsid w:val="006026C9"/>
    <w:rsid w:val="0060317D"/>
    <w:rsid w:val="00612454"/>
    <w:rsid w:val="006161F5"/>
    <w:rsid w:val="00624778"/>
    <w:rsid w:val="006307F6"/>
    <w:rsid w:val="00630F7C"/>
    <w:rsid w:val="006326DF"/>
    <w:rsid w:val="00633178"/>
    <w:rsid w:val="00634E74"/>
    <w:rsid w:val="0063609E"/>
    <w:rsid w:val="0064349A"/>
    <w:rsid w:val="006479AB"/>
    <w:rsid w:val="0065338E"/>
    <w:rsid w:val="00657967"/>
    <w:rsid w:val="00657DB6"/>
    <w:rsid w:val="006700D1"/>
    <w:rsid w:val="0067017B"/>
    <w:rsid w:val="00675AD7"/>
    <w:rsid w:val="00681843"/>
    <w:rsid w:val="00681C89"/>
    <w:rsid w:val="006835BE"/>
    <w:rsid w:val="00692148"/>
    <w:rsid w:val="006A292C"/>
    <w:rsid w:val="006A3B90"/>
    <w:rsid w:val="006B254A"/>
    <w:rsid w:val="006C3BEB"/>
    <w:rsid w:val="006C3D1A"/>
    <w:rsid w:val="006D0B5A"/>
    <w:rsid w:val="006D42D7"/>
    <w:rsid w:val="006E2443"/>
    <w:rsid w:val="006E4364"/>
    <w:rsid w:val="006E5321"/>
    <w:rsid w:val="006F638E"/>
    <w:rsid w:val="007066C2"/>
    <w:rsid w:val="007104DC"/>
    <w:rsid w:val="00710D53"/>
    <w:rsid w:val="00712361"/>
    <w:rsid w:val="00745640"/>
    <w:rsid w:val="00761B4F"/>
    <w:rsid w:val="007625DE"/>
    <w:rsid w:val="00763F26"/>
    <w:rsid w:val="00767B73"/>
    <w:rsid w:val="00772F17"/>
    <w:rsid w:val="00775B67"/>
    <w:rsid w:val="00776670"/>
    <w:rsid w:val="00777484"/>
    <w:rsid w:val="0078015F"/>
    <w:rsid w:val="007979CF"/>
    <w:rsid w:val="007A10A0"/>
    <w:rsid w:val="007B40DB"/>
    <w:rsid w:val="007B5AD6"/>
    <w:rsid w:val="007C2954"/>
    <w:rsid w:val="007C2B73"/>
    <w:rsid w:val="007C4EFE"/>
    <w:rsid w:val="007C6535"/>
    <w:rsid w:val="007C6F5B"/>
    <w:rsid w:val="007D321D"/>
    <w:rsid w:val="007E3451"/>
    <w:rsid w:val="007F5786"/>
    <w:rsid w:val="00800995"/>
    <w:rsid w:val="00800DC4"/>
    <w:rsid w:val="008060C0"/>
    <w:rsid w:val="0081082E"/>
    <w:rsid w:val="00822EE4"/>
    <w:rsid w:val="00825F2D"/>
    <w:rsid w:val="00826A35"/>
    <w:rsid w:val="0083191C"/>
    <w:rsid w:val="00831F5D"/>
    <w:rsid w:val="00834796"/>
    <w:rsid w:val="00837332"/>
    <w:rsid w:val="00844586"/>
    <w:rsid w:val="00846447"/>
    <w:rsid w:val="00846746"/>
    <w:rsid w:val="00853149"/>
    <w:rsid w:val="00856DA9"/>
    <w:rsid w:val="00862A9F"/>
    <w:rsid w:val="00871C8A"/>
    <w:rsid w:val="00874819"/>
    <w:rsid w:val="008819AE"/>
    <w:rsid w:val="00884DDD"/>
    <w:rsid w:val="008853A4"/>
    <w:rsid w:val="008869FC"/>
    <w:rsid w:val="008938BC"/>
    <w:rsid w:val="00894EBC"/>
    <w:rsid w:val="00896F28"/>
    <w:rsid w:val="00897A84"/>
    <w:rsid w:val="008A512E"/>
    <w:rsid w:val="008A543A"/>
    <w:rsid w:val="008B1935"/>
    <w:rsid w:val="008B2B2E"/>
    <w:rsid w:val="008B6279"/>
    <w:rsid w:val="008C2545"/>
    <w:rsid w:val="008C2FF8"/>
    <w:rsid w:val="008C4B38"/>
    <w:rsid w:val="008C7C2F"/>
    <w:rsid w:val="008C7FD9"/>
    <w:rsid w:val="008D7EF3"/>
    <w:rsid w:val="008E12FB"/>
    <w:rsid w:val="008E2FDC"/>
    <w:rsid w:val="008E425B"/>
    <w:rsid w:val="008F21EC"/>
    <w:rsid w:val="008F4A86"/>
    <w:rsid w:val="008F5B3E"/>
    <w:rsid w:val="008F6E12"/>
    <w:rsid w:val="009025D2"/>
    <w:rsid w:val="009067B8"/>
    <w:rsid w:val="00907130"/>
    <w:rsid w:val="00910379"/>
    <w:rsid w:val="00910614"/>
    <w:rsid w:val="009210A5"/>
    <w:rsid w:val="009252F8"/>
    <w:rsid w:val="0093417A"/>
    <w:rsid w:val="0093746C"/>
    <w:rsid w:val="00941420"/>
    <w:rsid w:val="00941522"/>
    <w:rsid w:val="00946775"/>
    <w:rsid w:val="00953971"/>
    <w:rsid w:val="00955506"/>
    <w:rsid w:val="00961CE4"/>
    <w:rsid w:val="00967E0A"/>
    <w:rsid w:val="00974BD8"/>
    <w:rsid w:val="0098089B"/>
    <w:rsid w:val="00982A13"/>
    <w:rsid w:val="0098340C"/>
    <w:rsid w:val="009946F7"/>
    <w:rsid w:val="0099541D"/>
    <w:rsid w:val="00996132"/>
    <w:rsid w:val="009A6B54"/>
    <w:rsid w:val="009A7CAA"/>
    <w:rsid w:val="009B3CBA"/>
    <w:rsid w:val="009B434B"/>
    <w:rsid w:val="009B5A88"/>
    <w:rsid w:val="009C3132"/>
    <w:rsid w:val="009D2A5B"/>
    <w:rsid w:val="009D2A6F"/>
    <w:rsid w:val="009D52D0"/>
    <w:rsid w:val="009F392A"/>
    <w:rsid w:val="009F3E1A"/>
    <w:rsid w:val="00A010E7"/>
    <w:rsid w:val="00A064F5"/>
    <w:rsid w:val="00A21DB6"/>
    <w:rsid w:val="00A27788"/>
    <w:rsid w:val="00A622F3"/>
    <w:rsid w:val="00A63957"/>
    <w:rsid w:val="00A648D5"/>
    <w:rsid w:val="00A65933"/>
    <w:rsid w:val="00A67BE0"/>
    <w:rsid w:val="00A73F1F"/>
    <w:rsid w:val="00A80EA4"/>
    <w:rsid w:val="00A833C8"/>
    <w:rsid w:val="00A83D18"/>
    <w:rsid w:val="00A84E83"/>
    <w:rsid w:val="00AA1438"/>
    <w:rsid w:val="00AA1996"/>
    <w:rsid w:val="00AA1BC6"/>
    <w:rsid w:val="00AB5416"/>
    <w:rsid w:val="00AC6B61"/>
    <w:rsid w:val="00AD485B"/>
    <w:rsid w:val="00AE6644"/>
    <w:rsid w:val="00AF13AA"/>
    <w:rsid w:val="00AF1852"/>
    <w:rsid w:val="00AF491B"/>
    <w:rsid w:val="00AF6211"/>
    <w:rsid w:val="00B01C08"/>
    <w:rsid w:val="00B051DE"/>
    <w:rsid w:val="00B0710E"/>
    <w:rsid w:val="00B14182"/>
    <w:rsid w:val="00B17F7D"/>
    <w:rsid w:val="00B2549C"/>
    <w:rsid w:val="00B318CE"/>
    <w:rsid w:val="00B352DA"/>
    <w:rsid w:val="00B40C7F"/>
    <w:rsid w:val="00B4488A"/>
    <w:rsid w:val="00B45053"/>
    <w:rsid w:val="00B45A39"/>
    <w:rsid w:val="00B477E7"/>
    <w:rsid w:val="00B610F4"/>
    <w:rsid w:val="00B61894"/>
    <w:rsid w:val="00B63C3E"/>
    <w:rsid w:val="00B705F2"/>
    <w:rsid w:val="00B70BDE"/>
    <w:rsid w:val="00B71CD5"/>
    <w:rsid w:val="00B72C54"/>
    <w:rsid w:val="00B8155D"/>
    <w:rsid w:val="00B83442"/>
    <w:rsid w:val="00B843AC"/>
    <w:rsid w:val="00B91319"/>
    <w:rsid w:val="00BA05EC"/>
    <w:rsid w:val="00BA09C4"/>
    <w:rsid w:val="00BA79C2"/>
    <w:rsid w:val="00BD2615"/>
    <w:rsid w:val="00BE5B7F"/>
    <w:rsid w:val="00BF6AB2"/>
    <w:rsid w:val="00C119BB"/>
    <w:rsid w:val="00C136B3"/>
    <w:rsid w:val="00C141BE"/>
    <w:rsid w:val="00C21A56"/>
    <w:rsid w:val="00C21C49"/>
    <w:rsid w:val="00C2221A"/>
    <w:rsid w:val="00C259A5"/>
    <w:rsid w:val="00C273A7"/>
    <w:rsid w:val="00C30DC2"/>
    <w:rsid w:val="00C31189"/>
    <w:rsid w:val="00C32AC7"/>
    <w:rsid w:val="00C34DFD"/>
    <w:rsid w:val="00C37175"/>
    <w:rsid w:val="00C4321F"/>
    <w:rsid w:val="00C43F27"/>
    <w:rsid w:val="00C46017"/>
    <w:rsid w:val="00C466A0"/>
    <w:rsid w:val="00C46DF8"/>
    <w:rsid w:val="00C54942"/>
    <w:rsid w:val="00C550C4"/>
    <w:rsid w:val="00C5724A"/>
    <w:rsid w:val="00C6469F"/>
    <w:rsid w:val="00C648FB"/>
    <w:rsid w:val="00C655D4"/>
    <w:rsid w:val="00C66E21"/>
    <w:rsid w:val="00C670E6"/>
    <w:rsid w:val="00C70D37"/>
    <w:rsid w:val="00C7124F"/>
    <w:rsid w:val="00C82EC0"/>
    <w:rsid w:val="00C851B6"/>
    <w:rsid w:val="00C86B6A"/>
    <w:rsid w:val="00C92159"/>
    <w:rsid w:val="00C9604D"/>
    <w:rsid w:val="00C96363"/>
    <w:rsid w:val="00C97811"/>
    <w:rsid w:val="00CA3E17"/>
    <w:rsid w:val="00CA7318"/>
    <w:rsid w:val="00CB1BEB"/>
    <w:rsid w:val="00CD6C88"/>
    <w:rsid w:val="00CE2EF2"/>
    <w:rsid w:val="00CF4221"/>
    <w:rsid w:val="00CF56B4"/>
    <w:rsid w:val="00D0702E"/>
    <w:rsid w:val="00D07398"/>
    <w:rsid w:val="00D14DED"/>
    <w:rsid w:val="00D169F5"/>
    <w:rsid w:val="00D23607"/>
    <w:rsid w:val="00D255FA"/>
    <w:rsid w:val="00D304BF"/>
    <w:rsid w:val="00D32F86"/>
    <w:rsid w:val="00D34394"/>
    <w:rsid w:val="00D37322"/>
    <w:rsid w:val="00D40729"/>
    <w:rsid w:val="00D41DE8"/>
    <w:rsid w:val="00D451E4"/>
    <w:rsid w:val="00D52079"/>
    <w:rsid w:val="00D56549"/>
    <w:rsid w:val="00D60F67"/>
    <w:rsid w:val="00D62DCC"/>
    <w:rsid w:val="00D75C50"/>
    <w:rsid w:val="00D832BA"/>
    <w:rsid w:val="00D8515B"/>
    <w:rsid w:val="00D859D5"/>
    <w:rsid w:val="00D94FD8"/>
    <w:rsid w:val="00D959D1"/>
    <w:rsid w:val="00DA2107"/>
    <w:rsid w:val="00DB0181"/>
    <w:rsid w:val="00DB471C"/>
    <w:rsid w:val="00DB7BD8"/>
    <w:rsid w:val="00DD15FB"/>
    <w:rsid w:val="00DD5A82"/>
    <w:rsid w:val="00DE3B8C"/>
    <w:rsid w:val="00DF6D59"/>
    <w:rsid w:val="00E05A06"/>
    <w:rsid w:val="00E12724"/>
    <w:rsid w:val="00E142CE"/>
    <w:rsid w:val="00E1479C"/>
    <w:rsid w:val="00E16242"/>
    <w:rsid w:val="00E231F5"/>
    <w:rsid w:val="00E2339A"/>
    <w:rsid w:val="00E23F8E"/>
    <w:rsid w:val="00E326EB"/>
    <w:rsid w:val="00E33523"/>
    <w:rsid w:val="00E33814"/>
    <w:rsid w:val="00E35D36"/>
    <w:rsid w:val="00E361BC"/>
    <w:rsid w:val="00E45094"/>
    <w:rsid w:val="00E55185"/>
    <w:rsid w:val="00E57E38"/>
    <w:rsid w:val="00E61C8C"/>
    <w:rsid w:val="00E61EC6"/>
    <w:rsid w:val="00E71D7C"/>
    <w:rsid w:val="00E77D7E"/>
    <w:rsid w:val="00E80777"/>
    <w:rsid w:val="00E83B33"/>
    <w:rsid w:val="00E86EB8"/>
    <w:rsid w:val="00E87DBF"/>
    <w:rsid w:val="00E93300"/>
    <w:rsid w:val="00E94978"/>
    <w:rsid w:val="00E9567D"/>
    <w:rsid w:val="00EA1CD6"/>
    <w:rsid w:val="00EA3BA3"/>
    <w:rsid w:val="00EA47FA"/>
    <w:rsid w:val="00EA5977"/>
    <w:rsid w:val="00EA75BB"/>
    <w:rsid w:val="00EB13A4"/>
    <w:rsid w:val="00EB4BBC"/>
    <w:rsid w:val="00EB7002"/>
    <w:rsid w:val="00EC0FF2"/>
    <w:rsid w:val="00EC1519"/>
    <w:rsid w:val="00EC371C"/>
    <w:rsid w:val="00EC3859"/>
    <w:rsid w:val="00EC389E"/>
    <w:rsid w:val="00EC518B"/>
    <w:rsid w:val="00ED056A"/>
    <w:rsid w:val="00ED1969"/>
    <w:rsid w:val="00ED6BC3"/>
    <w:rsid w:val="00EE0FC6"/>
    <w:rsid w:val="00F041B4"/>
    <w:rsid w:val="00F21DF9"/>
    <w:rsid w:val="00F22905"/>
    <w:rsid w:val="00F264DF"/>
    <w:rsid w:val="00F340B0"/>
    <w:rsid w:val="00F3629A"/>
    <w:rsid w:val="00F368F8"/>
    <w:rsid w:val="00F3753E"/>
    <w:rsid w:val="00F415DA"/>
    <w:rsid w:val="00F41BE8"/>
    <w:rsid w:val="00F44BE4"/>
    <w:rsid w:val="00F52F94"/>
    <w:rsid w:val="00F546C3"/>
    <w:rsid w:val="00F645A7"/>
    <w:rsid w:val="00F70C93"/>
    <w:rsid w:val="00F7218E"/>
    <w:rsid w:val="00F727B6"/>
    <w:rsid w:val="00F764AE"/>
    <w:rsid w:val="00F774B3"/>
    <w:rsid w:val="00F92C6B"/>
    <w:rsid w:val="00F941D7"/>
    <w:rsid w:val="00F96ABC"/>
    <w:rsid w:val="00FC7795"/>
    <w:rsid w:val="00FD0217"/>
    <w:rsid w:val="00FD15E7"/>
    <w:rsid w:val="00FD70A4"/>
    <w:rsid w:val="00FE280A"/>
    <w:rsid w:val="00FE68E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B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77E7"/>
    <w:pPr>
      <w:ind w:firstLineChars="200" w:firstLine="420"/>
    </w:pPr>
  </w:style>
  <w:style w:type="character" w:styleId="a4">
    <w:name w:val="Placeholder Text"/>
    <w:basedOn w:val="a0"/>
    <w:uiPriority w:val="99"/>
    <w:semiHidden/>
    <w:rsid w:val="006C3BEB"/>
    <w:rPr>
      <w:color w:val="808080"/>
    </w:rPr>
  </w:style>
  <w:style w:type="paragraph" w:styleId="a5">
    <w:name w:val="header"/>
    <w:basedOn w:val="a"/>
    <w:link w:val="Char"/>
    <w:uiPriority w:val="99"/>
    <w:unhideWhenUsed/>
    <w:rsid w:val="00AF49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F491B"/>
    <w:rPr>
      <w:sz w:val="18"/>
      <w:szCs w:val="18"/>
    </w:rPr>
  </w:style>
  <w:style w:type="paragraph" w:styleId="a6">
    <w:name w:val="footer"/>
    <w:basedOn w:val="a"/>
    <w:link w:val="Char0"/>
    <w:uiPriority w:val="99"/>
    <w:unhideWhenUsed/>
    <w:rsid w:val="00AF491B"/>
    <w:pPr>
      <w:tabs>
        <w:tab w:val="center" w:pos="4153"/>
        <w:tab w:val="right" w:pos="8306"/>
      </w:tabs>
      <w:snapToGrid w:val="0"/>
      <w:jc w:val="left"/>
    </w:pPr>
    <w:rPr>
      <w:sz w:val="18"/>
      <w:szCs w:val="18"/>
    </w:rPr>
  </w:style>
  <w:style w:type="character" w:customStyle="1" w:styleId="Char0">
    <w:name w:val="页脚 Char"/>
    <w:basedOn w:val="a0"/>
    <w:link w:val="a6"/>
    <w:uiPriority w:val="99"/>
    <w:rsid w:val="00AF491B"/>
    <w:rPr>
      <w:sz w:val="18"/>
      <w:szCs w:val="18"/>
    </w:rPr>
  </w:style>
  <w:style w:type="table" w:styleId="a7">
    <w:name w:val="Table Grid"/>
    <w:basedOn w:val="a1"/>
    <w:uiPriority w:val="39"/>
    <w:rsid w:val="000878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annotation reference"/>
    <w:basedOn w:val="a0"/>
    <w:uiPriority w:val="99"/>
    <w:semiHidden/>
    <w:unhideWhenUsed/>
    <w:rsid w:val="00372529"/>
    <w:rPr>
      <w:sz w:val="21"/>
      <w:szCs w:val="21"/>
    </w:rPr>
  </w:style>
  <w:style w:type="paragraph" w:styleId="a9">
    <w:name w:val="annotation text"/>
    <w:basedOn w:val="a"/>
    <w:link w:val="Char1"/>
    <w:uiPriority w:val="99"/>
    <w:semiHidden/>
    <w:unhideWhenUsed/>
    <w:rsid w:val="00372529"/>
    <w:pPr>
      <w:jc w:val="left"/>
    </w:pPr>
  </w:style>
  <w:style w:type="character" w:customStyle="1" w:styleId="Char1">
    <w:name w:val="批注文字 Char"/>
    <w:basedOn w:val="a0"/>
    <w:link w:val="a9"/>
    <w:uiPriority w:val="99"/>
    <w:semiHidden/>
    <w:rsid w:val="00372529"/>
  </w:style>
  <w:style w:type="paragraph" w:styleId="aa">
    <w:name w:val="annotation subject"/>
    <w:basedOn w:val="a9"/>
    <w:next w:val="a9"/>
    <w:link w:val="Char2"/>
    <w:uiPriority w:val="99"/>
    <w:semiHidden/>
    <w:unhideWhenUsed/>
    <w:rsid w:val="00372529"/>
    <w:rPr>
      <w:b/>
      <w:bCs/>
    </w:rPr>
  </w:style>
  <w:style w:type="character" w:customStyle="1" w:styleId="Char2">
    <w:name w:val="批注主题 Char"/>
    <w:basedOn w:val="Char1"/>
    <w:link w:val="aa"/>
    <w:uiPriority w:val="99"/>
    <w:semiHidden/>
    <w:rsid w:val="00372529"/>
    <w:rPr>
      <w:b/>
      <w:bCs/>
    </w:rPr>
  </w:style>
  <w:style w:type="paragraph" w:styleId="ab">
    <w:name w:val="Balloon Text"/>
    <w:basedOn w:val="a"/>
    <w:link w:val="Char3"/>
    <w:uiPriority w:val="99"/>
    <w:semiHidden/>
    <w:unhideWhenUsed/>
    <w:rsid w:val="00372529"/>
    <w:rPr>
      <w:sz w:val="18"/>
      <w:szCs w:val="18"/>
    </w:rPr>
  </w:style>
  <w:style w:type="character" w:customStyle="1" w:styleId="Char3">
    <w:name w:val="批注框文本 Char"/>
    <w:basedOn w:val="a0"/>
    <w:link w:val="ab"/>
    <w:uiPriority w:val="99"/>
    <w:semiHidden/>
    <w:rsid w:val="00372529"/>
    <w:rPr>
      <w:sz w:val="18"/>
      <w:szCs w:val="18"/>
    </w:rPr>
  </w:style>
  <w:style w:type="paragraph" w:styleId="ac">
    <w:name w:val="Revision"/>
    <w:hidden/>
    <w:uiPriority w:val="99"/>
    <w:semiHidden/>
    <w:rsid w:val="002A15F6"/>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1D00-D8FE-46CB-9C7B-33AD525C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12</Pages>
  <Words>3011</Words>
  <Characters>17166</Characters>
  <Application>Microsoft Office Word</Application>
  <DocSecurity>0</DocSecurity>
  <Lines>143</Lines>
  <Paragraphs>40</Paragraphs>
  <ScaleCrop>false</ScaleCrop>
  <Company/>
  <LinksUpToDate>false</LinksUpToDate>
  <CharactersWithSpaces>20137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lin</dc:creator>
  <cp:keywords/>
  <dc:description/>
  <cp:lastModifiedBy>jmh081701</cp:lastModifiedBy>
  <cp:revision>261</cp:revision>
  <dcterms:created xsi:type="dcterms:W3CDTF">2019-01-01T03:04:00Z</dcterms:created>
  <dcterms:modified xsi:type="dcterms:W3CDTF">2019-01-04T15:36:00Z</dcterms:modified>
</cp:coreProperties>
</file>